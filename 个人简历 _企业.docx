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F7C20" w14:textId="77777777" w:rsidR="00296A75" w:rsidRPr="00DE74D2" w:rsidRDefault="00296A75" w:rsidP="003A0C33">
      <w:pPr>
        <w:jc w:val="center"/>
        <w:rPr>
          <w:rFonts w:ascii="Times New Roman" w:eastAsia="黑体" w:hAnsi="Times New Roman" w:cs="Times New Roman"/>
          <w:sz w:val="28"/>
          <w:szCs w:val="28"/>
        </w:rPr>
      </w:pPr>
      <w:r w:rsidRPr="00DE74D2">
        <w:rPr>
          <w:rFonts w:ascii="Times New Roman" w:eastAsia="黑体" w:hAnsi="Times New Roman" w:cs="Times New Roman"/>
          <w:sz w:val="28"/>
          <w:szCs w:val="28"/>
        </w:rPr>
        <w:t>个人简历</w:t>
      </w:r>
    </w:p>
    <w:tbl>
      <w:tblPr>
        <w:tblW w:w="0" w:type="auto"/>
        <w:tblInd w:w="108" w:type="dxa"/>
        <w:tblCellMar>
          <w:left w:w="0" w:type="dxa"/>
          <w:right w:w="0" w:type="dxa"/>
        </w:tblCellMar>
        <w:tblLook w:val="04A0" w:firstRow="1" w:lastRow="0" w:firstColumn="1" w:lastColumn="0" w:noHBand="0" w:noVBand="1"/>
      </w:tblPr>
      <w:tblGrid>
        <w:gridCol w:w="8251"/>
        <w:gridCol w:w="1393"/>
      </w:tblGrid>
      <w:tr w:rsidR="00296A75" w:rsidRPr="009F78EC" w14:paraId="3D21C3A9" w14:textId="77777777" w:rsidTr="00913227">
        <w:trPr>
          <w:trHeight w:val="462"/>
        </w:trPr>
        <w:tc>
          <w:tcPr>
            <w:tcW w:w="8251" w:type="dxa"/>
            <w:vAlign w:val="center"/>
            <w:hideMark/>
          </w:tcPr>
          <w:p w14:paraId="6CF9BA61" w14:textId="0CDAED38" w:rsidR="00296A75" w:rsidRPr="009F78EC" w:rsidRDefault="00296A75" w:rsidP="003A0C33">
            <w:pPr>
              <w:jc w:val="center"/>
              <w:rPr>
                <w:rFonts w:ascii="Times New Roman" w:hAnsi="Times New Roman" w:cs="Times New Roman"/>
                <w:b/>
                <w:color w:val="252525"/>
                <w:sz w:val="21"/>
                <w:szCs w:val="21"/>
              </w:rPr>
            </w:pPr>
            <w:r w:rsidRPr="009F78EC">
              <w:rPr>
                <w:rFonts w:ascii="Times New Roman" w:hAnsi="Times New Roman" w:cs="Times New Roman"/>
                <w:b/>
                <w:color w:val="252525"/>
                <w:sz w:val="21"/>
                <w:szCs w:val="21"/>
              </w:rPr>
              <w:t>杨玉刚</w:t>
            </w:r>
          </w:p>
        </w:tc>
        <w:tc>
          <w:tcPr>
            <w:tcW w:w="1393" w:type="dxa"/>
            <w:vMerge w:val="restart"/>
          </w:tcPr>
          <w:p w14:paraId="43700FFA" w14:textId="54F18BAF" w:rsidR="00296A75" w:rsidRPr="009F78EC" w:rsidRDefault="003A0C33">
            <w:pPr>
              <w:rPr>
                <w:rFonts w:ascii="Times New Roman" w:eastAsia="等线" w:hAnsi="Times New Roman" w:cs="Times New Roman"/>
              </w:rPr>
            </w:pPr>
            <w:r w:rsidRPr="009F78EC">
              <w:rPr>
                <w:rFonts w:ascii="Times New Roman" w:eastAsia="等线" w:hAnsi="Times New Roman" w:cs="Times New Roman"/>
                <w:noProof/>
              </w:rPr>
              <w:drawing>
                <wp:inline distT="0" distB="0" distL="0" distR="0" wp14:anchorId="09C8A41F" wp14:editId="2B7B9F0F">
                  <wp:extent cx="845942" cy="1014612"/>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62775" cy="1034801"/>
                          </a:xfrm>
                          <a:prstGeom prst="rect">
                            <a:avLst/>
                          </a:prstGeom>
                          <a:noFill/>
                          <a:ln>
                            <a:noFill/>
                          </a:ln>
                        </pic:spPr>
                      </pic:pic>
                    </a:graphicData>
                  </a:graphic>
                </wp:inline>
              </w:drawing>
            </w:r>
          </w:p>
        </w:tc>
      </w:tr>
      <w:tr w:rsidR="00296A75" w:rsidRPr="009F78EC" w14:paraId="18FD15E7" w14:textId="77777777" w:rsidTr="00913227">
        <w:trPr>
          <w:trHeight w:val="325"/>
        </w:trPr>
        <w:tc>
          <w:tcPr>
            <w:tcW w:w="8251" w:type="dxa"/>
            <w:vAlign w:val="center"/>
            <w:hideMark/>
          </w:tcPr>
          <w:p w14:paraId="535BFC11" w14:textId="218280AA" w:rsidR="00296A75" w:rsidRPr="00970121" w:rsidRDefault="00296A75">
            <w:pPr>
              <w:rPr>
                <w:rFonts w:ascii="Times New Roman" w:hAnsi="Times New Roman" w:cs="Times New Roman"/>
                <w:color w:val="252525"/>
                <w:sz w:val="21"/>
                <w:szCs w:val="21"/>
              </w:rPr>
            </w:pPr>
            <w:r w:rsidRPr="00970121">
              <w:rPr>
                <w:rFonts w:ascii="Times New Roman" w:hAnsi="Times New Roman" w:cs="Times New Roman"/>
                <w:color w:val="252525"/>
                <w:sz w:val="21"/>
                <w:szCs w:val="21"/>
              </w:rPr>
              <w:t>出生年月：</w:t>
            </w:r>
            <w:r w:rsidRPr="00970121">
              <w:rPr>
                <w:rFonts w:ascii="Times New Roman" w:hAnsi="Times New Roman" w:cs="Times New Roman"/>
                <w:color w:val="252525"/>
                <w:sz w:val="21"/>
                <w:szCs w:val="21"/>
              </w:rPr>
              <w:t xml:space="preserve">2001.01.   </w:t>
            </w:r>
            <w:r w:rsidR="00970121" w:rsidRPr="00970121">
              <w:rPr>
                <w:rFonts w:ascii="Times New Roman" w:hAnsi="Times New Roman" w:cs="Times New Roman" w:hint="eastAsia"/>
                <w:color w:val="252525"/>
                <w:sz w:val="21"/>
                <w:szCs w:val="21"/>
              </w:rPr>
              <w:t xml:space="preserve">         </w:t>
            </w:r>
            <w:r w:rsidRPr="00970121">
              <w:rPr>
                <w:rFonts w:ascii="Times New Roman" w:hAnsi="Times New Roman" w:cs="Times New Roman"/>
                <w:color w:val="252525"/>
                <w:sz w:val="21"/>
                <w:szCs w:val="21"/>
              </w:rPr>
              <w:t>政治面貌：中共党员</w:t>
            </w:r>
            <w:r w:rsidR="00970121" w:rsidRPr="00970121">
              <w:rPr>
                <w:rFonts w:ascii="Times New Roman" w:hAnsi="Times New Roman" w:cs="Times New Roman" w:hint="eastAsia"/>
                <w:color w:val="252525"/>
                <w:sz w:val="21"/>
                <w:szCs w:val="21"/>
              </w:rPr>
              <w:t xml:space="preserve">     </w:t>
            </w:r>
            <w:r w:rsidR="00970121" w:rsidRPr="00970121">
              <w:rPr>
                <w:rFonts w:ascii="Times New Roman" w:hAnsi="Times New Roman" w:cs="Times New Roman" w:hint="eastAsia"/>
                <w:color w:val="252525"/>
                <w:sz w:val="21"/>
                <w:szCs w:val="21"/>
              </w:rPr>
              <w:t>籍贯：云南曲靖</w:t>
            </w:r>
          </w:p>
        </w:tc>
        <w:tc>
          <w:tcPr>
            <w:tcW w:w="1393" w:type="dxa"/>
            <w:vMerge/>
            <w:vAlign w:val="center"/>
            <w:hideMark/>
          </w:tcPr>
          <w:p w14:paraId="0AE1F192" w14:textId="77777777" w:rsidR="00296A75" w:rsidRPr="009F78EC" w:rsidRDefault="00296A75">
            <w:pPr>
              <w:rPr>
                <w:rFonts w:ascii="Times New Roman" w:eastAsia="等线" w:hAnsi="Times New Roman" w:cs="Times New Roman"/>
              </w:rPr>
            </w:pPr>
          </w:p>
        </w:tc>
      </w:tr>
      <w:tr w:rsidR="00296A75" w:rsidRPr="009F78EC" w14:paraId="65E573BF" w14:textId="77777777" w:rsidTr="00913227">
        <w:trPr>
          <w:trHeight w:val="272"/>
        </w:trPr>
        <w:tc>
          <w:tcPr>
            <w:tcW w:w="8251" w:type="dxa"/>
            <w:vAlign w:val="center"/>
            <w:hideMark/>
          </w:tcPr>
          <w:p w14:paraId="403E0AAC" w14:textId="456D4C4E" w:rsidR="00296A75" w:rsidRPr="00970121" w:rsidRDefault="00296A75">
            <w:pPr>
              <w:rPr>
                <w:rFonts w:ascii="Times New Roman" w:eastAsia="等线" w:hAnsi="Times New Roman" w:cs="Times New Roman"/>
                <w:color w:val="252525"/>
                <w:sz w:val="21"/>
                <w:szCs w:val="21"/>
              </w:rPr>
            </w:pPr>
            <w:r w:rsidRPr="00970121">
              <w:rPr>
                <w:rFonts w:ascii="Times New Roman" w:hAnsi="Times New Roman" w:cs="Times New Roman"/>
                <w:color w:val="252525"/>
                <w:sz w:val="21"/>
                <w:szCs w:val="21"/>
              </w:rPr>
              <w:t>地址：北京市海淀区中国人民大学</w:t>
            </w:r>
          </w:p>
        </w:tc>
        <w:tc>
          <w:tcPr>
            <w:tcW w:w="1393" w:type="dxa"/>
            <w:vMerge/>
            <w:vAlign w:val="center"/>
            <w:hideMark/>
          </w:tcPr>
          <w:p w14:paraId="272C3477" w14:textId="77777777" w:rsidR="00296A75" w:rsidRPr="009F78EC" w:rsidRDefault="00296A75">
            <w:pPr>
              <w:rPr>
                <w:rFonts w:ascii="Times New Roman" w:eastAsia="等线" w:hAnsi="Times New Roman" w:cs="Times New Roman"/>
              </w:rPr>
            </w:pPr>
          </w:p>
        </w:tc>
      </w:tr>
      <w:tr w:rsidR="00296A75" w:rsidRPr="009F78EC" w14:paraId="5BCA3632" w14:textId="77777777" w:rsidTr="00913227">
        <w:trPr>
          <w:trHeight w:val="221"/>
        </w:trPr>
        <w:tc>
          <w:tcPr>
            <w:tcW w:w="8251" w:type="dxa"/>
            <w:vAlign w:val="center"/>
            <w:hideMark/>
          </w:tcPr>
          <w:p w14:paraId="2E966145" w14:textId="636F8980" w:rsidR="00296A75" w:rsidRPr="00970121" w:rsidRDefault="00296A75">
            <w:pPr>
              <w:ind w:right="-19"/>
              <w:rPr>
                <w:rFonts w:ascii="Times New Roman" w:eastAsia="等线" w:hAnsi="Times New Roman" w:cs="Times New Roman"/>
                <w:color w:val="252525"/>
                <w:sz w:val="21"/>
                <w:szCs w:val="21"/>
              </w:rPr>
            </w:pPr>
            <w:r w:rsidRPr="00970121">
              <w:rPr>
                <w:rFonts w:ascii="Times New Roman" w:hAnsi="Times New Roman" w:cs="Times New Roman"/>
                <w:color w:val="252525"/>
                <w:sz w:val="21"/>
                <w:szCs w:val="21"/>
              </w:rPr>
              <w:t>邮箱：</w:t>
            </w:r>
            <w:r w:rsidRPr="00970121">
              <w:rPr>
                <w:rFonts w:ascii="Times New Roman" w:hAnsi="Times New Roman" w:cs="Times New Roman"/>
                <w:color w:val="2F5496" w:themeColor="accent1" w:themeShade="BF"/>
                <w:sz w:val="21"/>
                <w:szCs w:val="21"/>
                <w:u w:val="single"/>
              </w:rPr>
              <w:t>yugangyang@ruc.edu.cn</w:t>
            </w:r>
            <w:r w:rsidRPr="00970121">
              <w:rPr>
                <w:rFonts w:ascii="Times New Roman" w:hAnsi="Times New Roman" w:cs="Times New Roman"/>
                <w:color w:val="4472C4" w:themeColor="accent1"/>
                <w:sz w:val="21"/>
                <w:szCs w:val="21"/>
                <w:u w:val="single"/>
              </w:rPr>
              <w:tab/>
            </w:r>
            <w:r w:rsidRPr="00970121">
              <w:rPr>
                <w:rFonts w:ascii="Times New Roman" w:hAnsi="Times New Roman" w:cs="Times New Roman"/>
                <w:sz w:val="21"/>
                <w:szCs w:val="21"/>
              </w:rPr>
              <w:t xml:space="preserve">  </w:t>
            </w:r>
            <w:r w:rsidRPr="00970121">
              <w:rPr>
                <w:rFonts w:ascii="Times New Roman" w:hAnsi="Times New Roman" w:cs="Times New Roman"/>
                <w:color w:val="252525"/>
                <w:sz w:val="21"/>
                <w:szCs w:val="21"/>
              </w:rPr>
              <w:t>电话：</w:t>
            </w:r>
            <w:r w:rsidRPr="00970121">
              <w:rPr>
                <w:rFonts w:ascii="Times New Roman" w:hAnsi="Times New Roman" w:cs="Times New Roman"/>
                <w:color w:val="252525"/>
                <w:sz w:val="21"/>
                <w:szCs w:val="21"/>
              </w:rPr>
              <w:t>+86-15987479201</w:t>
            </w:r>
            <w:r w:rsidR="00970121" w:rsidRPr="00970121">
              <w:rPr>
                <w:rFonts w:ascii="Times New Roman" w:hAnsi="Times New Roman" w:cs="Times New Roman" w:hint="eastAsia"/>
                <w:color w:val="252525"/>
                <w:sz w:val="21"/>
                <w:szCs w:val="21"/>
              </w:rPr>
              <w:t xml:space="preserve">  </w:t>
            </w:r>
          </w:p>
        </w:tc>
        <w:tc>
          <w:tcPr>
            <w:tcW w:w="1393" w:type="dxa"/>
            <w:vMerge/>
            <w:vAlign w:val="center"/>
            <w:hideMark/>
          </w:tcPr>
          <w:p w14:paraId="5A1E69B5" w14:textId="77777777" w:rsidR="00296A75" w:rsidRPr="009F78EC" w:rsidRDefault="00296A75">
            <w:pPr>
              <w:rPr>
                <w:rFonts w:ascii="Times New Roman" w:eastAsia="等线" w:hAnsi="Times New Roman" w:cs="Times New Roman"/>
              </w:rPr>
            </w:pPr>
          </w:p>
        </w:tc>
      </w:tr>
    </w:tbl>
    <w:p w14:paraId="778DF626" w14:textId="77777777" w:rsidR="00296A75" w:rsidRPr="00E5771B" w:rsidRDefault="00296A75" w:rsidP="00E5771B">
      <w:pPr>
        <w:spacing w:beforeLines="50" w:before="163"/>
        <w:rPr>
          <w:rFonts w:ascii="宋体" w:hAnsi="宋体"/>
          <w:b/>
          <w:color w:val="0070C0"/>
          <w:sz w:val="21"/>
          <w:szCs w:val="21"/>
          <w:u w:val="single"/>
        </w:rPr>
      </w:pPr>
      <w:r w:rsidRPr="00E5771B">
        <w:rPr>
          <w:rFonts w:ascii="宋体" w:hAnsi="宋体"/>
          <w:b/>
          <w:color w:val="0070C0"/>
          <w:sz w:val="21"/>
          <w:szCs w:val="21"/>
          <w:u w:val="single"/>
        </w:rPr>
        <w:t>教育背景</w:t>
      </w:r>
    </w:p>
    <w:p w14:paraId="1D690ACB" w14:textId="6BFD9D8C" w:rsidR="00866D9F" w:rsidRPr="00970121" w:rsidRDefault="00866D9F" w:rsidP="00866D9F">
      <w:pPr>
        <w:pStyle w:val="a5"/>
        <w:numPr>
          <w:ilvl w:val="0"/>
          <w:numId w:val="13"/>
        </w:numPr>
        <w:spacing w:line="274" w:lineRule="exact"/>
        <w:ind w:firstLineChars="0"/>
        <w:rPr>
          <w:rFonts w:ascii="Times New Roman" w:eastAsia="宋体" w:hAnsi="Times New Roman" w:cs="Times New Roman"/>
          <w:spacing w:val="1"/>
          <w:sz w:val="18"/>
          <w:szCs w:val="18"/>
        </w:rPr>
      </w:pPr>
      <w:r w:rsidRPr="00970121">
        <w:rPr>
          <w:rFonts w:ascii="Times New Roman" w:eastAsia="宋体" w:hAnsi="Times New Roman" w:cs="Times New Roman"/>
          <w:spacing w:val="1"/>
          <w:sz w:val="18"/>
          <w:szCs w:val="18"/>
        </w:rPr>
        <w:t>中国人民大学，应用经济学院，能源经济（硕博直通）</w:t>
      </w:r>
      <w:r w:rsidRPr="00970121">
        <w:rPr>
          <w:rFonts w:ascii="Times New Roman" w:eastAsia="宋体" w:hAnsi="Times New Roman" w:cs="Times New Roman" w:hint="eastAsia"/>
          <w:spacing w:val="1"/>
          <w:sz w:val="18"/>
          <w:szCs w:val="18"/>
        </w:rPr>
        <w:t>；</w:t>
      </w:r>
      <w:r w:rsidRPr="00970121">
        <w:rPr>
          <w:rFonts w:ascii="Times New Roman" w:eastAsia="宋体" w:hAnsi="Times New Roman" w:cs="Times New Roman"/>
          <w:spacing w:val="1"/>
          <w:sz w:val="18"/>
          <w:szCs w:val="18"/>
        </w:rPr>
        <w:t>成绩：</w:t>
      </w:r>
      <w:r w:rsidRPr="00970121">
        <w:rPr>
          <w:rFonts w:ascii="Times New Roman" w:eastAsia="宋体" w:hAnsi="Times New Roman" w:cs="Times New Roman"/>
          <w:spacing w:val="1"/>
          <w:sz w:val="18"/>
          <w:szCs w:val="18"/>
        </w:rPr>
        <w:t>3.9</w:t>
      </w:r>
      <w:r w:rsidR="00970121" w:rsidRPr="00970121">
        <w:rPr>
          <w:rFonts w:ascii="Times New Roman" w:eastAsia="宋体" w:hAnsi="Times New Roman" w:cs="Times New Roman" w:hint="eastAsia"/>
          <w:spacing w:val="1"/>
          <w:sz w:val="18"/>
          <w:szCs w:val="18"/>
        </w:rPr>
        <w:t>4</w:t>
      </w:r>
      <w:r w:rsidRPr="00970121">
        <w:rPr>
          <w:rFonts w:ascii="Times New Roman" w:eastAsia="宋体" w:hAnsi="Times New Roman" w:cs="Times New Roman"/>
          <w:spacing w:val="1"/>
          <w:sz w:val="18"/>
          <w:szCs w:val="18"/>
        </w:rPr>
        <w:t>（班级：</w:t>
      </w:r>
      <w:r w:rsidRPr="00970121">
        <w:rPr>
          <w:rFonts w:ascii="Times New Roman" w:eastAsia="宋体" w:hAnsi="Times New Roman" w:cs="Times New Roman"/>
          <w:spacing w:val="1"/>
          <w:sz w:val="18"/>
          <w:szCs w:val="18"/>
        </w:rPr>
        <w:t>1/13</w:t>
      </w:r>
      <w:r w:rsidRPr="00970121">
        <w:rPr>
          <w:rFonts w:ascii="Times New Roman" w:eastAsia="宋体" w:hAnsi="Times New Roman" w:cs="Times New Roman"/>
          <w:spacing w:val="1"/>
          <w:sz w:val="18"/>
          <w:szCs w:val="18"/>
        </w:rPr>
        <w:t>）</w:t>
      </w:r>
      <w:r w:rsidRPr="00970121">
        <w:rPr>
          <w:rFonts w:ascii="Times New Roman" w:eastAsia="宋体" w:hAnsi="Times New Roman" w:cs="Times New Roman" w:hint="eastAsia"/>
          <w:spacing w:val="1"/>
          <w:sz w:val="18"/>
          <w:szCs w:val="18"/>
        </w:rPr>
        <w:t>（</w:t>
      </w:r>
      <w:r w:rsidRPr="00970121">
        <w:rPr>
          <w:rFonts w:ascii="Times New Roman" w:eastAsia="宋体" w:hAnsi="Times New Roman" w:cs="Times New Roman" w:hint="eastAsia"/>
          <w:spacing w:val="1"/>
          <w:sz w:val="18"/>
          <w:szCs w:val="18"/>
        </w:rPr>
        <w:t>2019.9-2023.6</w:t>
      </w:r>
      <w:r w:rsidRPr="00970121">
        <w:rPr>
          <w:rFonts w:ascii="Times New Roman" w:eastAsia="宋体" w:hAnsi="Times New Roman" w:cs="Times New Roman" w:hint="eastAsia"/>
          <w:spacing w:val="1"/>
          <w:sz w:val="18"/>
          <w:szCs w:val="18"/>
        </w:rPr>
        <w:t>）</w:t>
      </w:r>
      <w:r w:rsidRPr="00970121">
        <w:rPr>
          <w:rFonts w:ascii="Times New Roman" w:eastAsia="宋体" w:hAnsi="Times New Roman" w:cs="Times New Roman"/>
          <w:spacing w:val="1"/>
          <w:sz w:val="18"/>
          <w:szCs w:val="18"/>
        </w:rPr>
        <w:t xml:space="preserve">              </w:t>
      </w:r>
    </w:p>
    <w:p w14:paraId="1DC7748B" w14:textId="0C0BF705" w:rsidR="00866D9F" w:rsidRPr="00970121" w:rsidRDefault="00866D9F" w:rsidP="00866D9F">
      <w:pPr>
        <w:pStyle w:val="a5"/>
        <w:numPr>
          <w:ilvl w:val="0"/>
          <w:numId w:val="13"/>
        </w:numPr>
        <w:spacing w:line="274" w:lineRule="exact"/>
        <w:ind w:firstLineChars="0"/>
        <w:rPr>
          <w:rFonts w:ascii="Times New Roman" w:hAnsi="Times New Roman" w:cs="Times New Roman"/>
          <w:color w:val="auto"/>
          <w:spacing w:val="1"/>
          <w:sz w:val="18"/>
          <w:szCs w:val="18"/>
        </w:rPr>
      </w:pPr>
      <w:r w:rsidRPr="00970121">
        <w:rPr>
          <w:rFonts w:ascii="Times New Roman" w:eastAsia="宋体" w:hAnsi="Times New Roman" w:cs="Times New Roman"/>
          <w:spacing w:val="1"/>
          <w:sz w:val="18"/>
          <w:szCs w:val="18"/>
        </w:rPr>
        <w:t>中国人民大学，应用经济学院，国民经济管理</w:t>
      </w:r>
      <w:r w:rsidRPr="00970121">
        <w:rPr>
          <w:rFonts w:ascii="Times New Roman" w:eastAsia="宋体" w:hAnsi="Times New Roman" w:cs="Times New Roman" w:hint="eastAsia"/>
          <w:spacing w:val="1"/>
          <w:sz w:val="18"/>
          <w:szCs w:val="18"/>
        </w:rPr>
        <w:t>（</w:t>
      </w:r>
      <w:r w:rsidRPr="00970121">
        <w:rPr>
          <w:rFonts w:ascii="Times New Roman" w:eastAsia="宋体" w:hAnsi="Times New Roman" w:cs="Times New Roman"/>
          <w:spacing w:val="1"/>
          <w:sz w:val="18"/>
          <w:szCs w:val="18"/>
        </w:rPr>
        <w:t>本科）</w:t>
      </w:r>
      <w:r w:rsidRPr="00970121">
        <w:rPr>
          <w:rFonts w:ascii="Times New Roman" w:eastAsia="宋体" w:hAnsi="Times New Roman" w:cs="Times New Roman" w:hint="eastAsia"/>
          <w:spacing w:val="1"/>
          <w:sz w:val="18"/>
          <w:szCs w:val="18"/>
        </w:rPr>
        <w:t>；</w:t>
      </w:r>
      <w:r w:rsidRPr="00970121">
        <w:rPr>
          <w:rFonts w:ascii="Times New Roman" w:eastAsia="宋体" w:hAnsi="Times New Roman" w:cs="Times New Roman"/>
          <w:spacing w:val="1"/>
          <w:sz w:val="18"/>
          <w:szCs w:val="18"/>
        </w:rPr>
        <w:t>成绩：</w:t>
      </w:r>
      <w:r w:rsidRPr="00970121">
        <w:rPr>
          <w:rFonts w:ascii="Times New Roman" w:eastAsia="宋体" w:hAnsi="Times New Roman" w:cs="Times New Roman"/>
          <w:spacing w:val="1"/>
          <w:sz w:val="18"/>
          <w:szCs w:val="18"/>
        </w:rPr>
        <w:t>3.79</w:t>
      </w:r>
      <w:r w:rsidRPr="00970121">
        <w:rPr>
          <w:rFonts w:ascii="Times New Roman" w:eastAsia="宋体" w:hAnsi="Times New Roman" w:cs="Times New Roman"/>
          <w:spacing w:val="1"/>
          <w:sz w:val="18"/>
          <w:szCs w:val="18"/>
        </w:rPr>
        <w:t>（年级：</w:t>
      </w:r>
      <w:r w:rsidRPr="00970121">
        <w:rPr>
          <w:rFonts w:ascii="Times New Roman" w:eastAsia="宋体" w:hAnsi="Times New Roman" w:cs="Times New Roman"/>
          <w:spacing w:val="1"/>
          <w:sz w:val="18"/>
          <w:szCs w:val="18"/>
        </w:rPr>
        <w:t>6/44</w:t>
      </w:r>
      <w:r w:rsidRPr="00970121">
        <w:rPr>
          <w:rFonts w:ascii="Times New Roman" w:eastAsia="宋体" w:hAnsi="Times New Roman" w:cs="Times New Roman"/>
          <w:spacing w:val="1"/>
          <w:sz w:val="18"/>
          <w:szCs w:val="18"/>
        </w:rPr>
        <w:t>）</w:t>
      </w:r>
      <w:r w:rsidRPr="00970121">
        <w:rPr>
          <w:rFonts w:ascii="Times New Roman" w:hAnsi="Times New Roman" w:cs="Times New Roman"/>
          <w:spacing w:val="1"/>
          <w:sz w:val="18"/>
          <w:szCs w:val="18"/>
        </w:rPr>
        <w:t>（</w:t>
      </w:r>
      <w:r w:rsidRPr="00970121">
        <w:rPr>
          <w:rFonts w:ascii="Times New Roman" w:eastAsia="宋体" w:hAnsi="Times New Roman" w:cs="Times New Roman"/>
          <w:spacing w:val="1"/>
          <w:sz w:val="18"/>
          <w:szCs w:val="18"/>
        </w:rPr>
        <w:t>20</w:t>
      </w:r>
      <w:r w:rsidRPr="00970121">
        <w:rPr>
          <w:rFonts w:ascii="Times New Roman" w:eastAsia="宋体" w:hAnsi="Times New Roman" w:cs="Times New Roman" w:hint="eastAsia"/>
          <w:spacing w:val="1"/>
          <w:sz w:val="18"/>
          <w:szCs w:val="18"/>
        </w:rPr>
        <w:t>23</w:t>
      </w:r>
      <w:r w:rsidRPr="00970121">
        <w:rPr>
          <w:rFonts w:ascii="Times New Roman" w:eastAsia="宋体" w:hAnsi="Times New Roman" w:cs="Times New Roman"/>
          <w:spacing w:val="1"/>
          <w:sz w:val="18"/>
          <w:szCs w:val="18"/>
        </w:rPr>
        <w:t>.9-202</w:t>
      </w:r>
      <w:r w:rsidRPr="00970121">
        <w:rPr>
          <w:rFonts w:ascii="Times New Roman" w:eastAsia="宋体" w:hAnsi="Times New Roman" w:cs="Times New Roman" w:hint="eastAsia"/>
          <w:spacing w:val="1"/>
          <w:sz w:val="18"/>
          <w:szCs w:val="18"/>
        </w:rPr>
        <w:t>6</w:t>
      </w:r>
      <w:r w:rsidRPr="00970121">
        <w:rPr>
          <w:rFonts w:ascii="Times New Roman" w:eastAsia="宋体" w:hAnsi="Times New Roman" w:cs="Times New Roman"/>
          <w:spacing w:val="1"/>
          <w:sz w:val="18"/>
          <w:szCs w:val="18"/>
        </w:rPr>
        <w:t>.6</w:t>
      </w:r>
      <w:r w:rsidRPr="00970121">
        <w:rPr>
          <w:rFonts w:ascii="Times New Roman" w:hAnsi="Times New Roman" w:cs="Times New Roman"/>
          <w:spacing w:val="1"/>
          <w:sz w:val="18"/>
          <w:szCs w:val="18"/>
        </w:rPr>
        <w:t>）</w:t>
      </w:r>
    </w:p>
    <w:p w14:paraId="4133E324" w14:textId="7FDF1896" w:rsidR="009F78EC" w:rsidRPr="00970121" w:rsidRDefault="009F78EC" w:rsidP="00E5771B">
      <w:pPr>
        <w:spacing w:beforeLines="50" w:before="163"/>
        <w:rPr>
          <w:rFonts w:ascii="宋体" w:hAnsi="宋体" w:hint="eastAsia"/>
          <w:b/>
          <w:color w:val="0070C0"/>
          <w:sz w:val="21"/>
          <w:szCs w:val="21"/>
          <w:u w:val="single"/>
        </w:rPr>
      </w:pPr>
      <w:r w:rsidRPr="00970121">
        <w:rPr>
          <w:rFonts w:ascii="宋体" w:hAnsi="宋体" w:hint="eastAsia"/>
          <w:b/>
          <w:color w:val="0070C0"/>
          <w:sz w:val="21"/>
          <w:szCs w:val="21"/>
          <w:u w:val="single"/>
        </w:rPr>
        <w:t>荣誉奖励及学生工作</w:t>
      </w:r>
      <w:r w:rsidR="0037346B">
        <w:rPr>
          <w:rFonts w:ascii="宋体" w:hAnsi="宋体" w:hint="eastAsia"/>
          <w:b/>
          <w:color w:val="0070C0"/>
          <w:sz w:val="21"/>
          <w:szCs w:val="21"/>
          <w:u w:val="single"/>
        </w:rPr>
        <w:t>--</w:t>
      </w:r>
    </w:p>
    <w:p w14:paraId="7E9DC559" w14:textId="56969ED4" w:rsidR="009F78EC" w:rsidRPr="00970121" w:rsidRDefault="009F78EC" w:rsidP="009F78EC">
      <w:pPr>
        <w:pStyle w:val="a5"/>
        <w:numPr>
          <w:ilvl w:val="0"/>
          <w:numId w:val="9"/>
        </w:numPr>
        <w:ind w:left="357" w:firstLineChars="0" w:hanging="357"/>
        <w:jc w:val="both"/>
        <w:rPr>
          <w:rFonts w:ascii="Times New Roman" w:eastAsia="宋体" w:hAnsi="Times New Roman" w:cs="Times New Roman"/>
          <w:sz w:val="18"/>
          <w:szCs w:val="18"/>
        </w:rPr>
      </w:pPr>
      <w:r w:rsidRPr="00970121">
        <w:rPr>
          <w:rFonts w:ascii="Times New Roman" w:eastAsia="宋体" w:hAnsi="Times New Roman" w:cs="Times New Roman"/>
          <w:spacing w:val="1"/>
          <w:sz w:val="18"/>
          <w:szCs w:val="18"/>
        </w:rPr>
        <w:t>学习优秀特等奖学金</w:t>
      </w:r>
      <w:r w:rsidRPr="00970121">
        <w:rPr>
          <w:rFonts w:ascii="Times New Roman" w:eastAsia="宋体" w:hAnsi="Times New Roman" w:cs="Times New Roman" w:hint="eastAsia"/>
          <w:spacing w:val="1"/>
          <w:sz w:val="18"/>
          <w:szCs w:val="18"/>
        </w:rPr>
        <w:t>（</w:t>
      </w:r>
      <w:r w:rsidR="00970121" w:rsidRPr="00970121">
        <w:rPr>
          <w:rFonts w:ascii="Times New Roman" w:eastAsia="宋体" w:hAnsi="Times New Roman" w:cs="Times New Roman" w:hint="eastAsia"/>
          <w:spacing w:val="1"/>
          <w:sz w:val="18"/>
          <w:szCs w:val="18"/>
        </w:rPr>
        <w:t>5%</w:t>
      </w:r>
      <w:r w:rsidR="00970121" w:rsidRPr="00970121">
        <w:rPr>
          <w:rFonts w:ascii="Times New Roman" w:eastAsia="宋体" w:hAnsi="Times New Roman" w:cs="Times New Roman" w:hint="eastAsia"/>
          <w:spacing w:val="1"/>
          <w:sz w:val="18"/>
          <w:szCs w:val="18"/>
        </w:rPr>
        <w:t>，</w:t>
      </w:r>
      <w:r w:rsidRPr="00970121">
        <w:rPr>
          <w:rFonts w:ascii="Times New Roman" w:eastAsia="宋体" w:hAnsi="Times New Roman" w:cs="Times New Roman" w:hint="eastAsia"/>
          <w:spacing w:val="1"/>
          <w:sz w:val="18"/>
          <w:szCs w:val="18"/>
        </w:rPr>
        <w:t>本科）；国家励志奖学金（本科）；</w:t>
      </w:r>
      <w:r w:rsidRPr="00970121">
        <w:rPr>
          <w:rFonts w:ascii="Times New Roman" w:eastAsia="宋体" w:hAnsi="Times New Roman" w:cs="Times New Roman"/>
          <w:spacing w:val="1"/>
          <w:sz w:val="18"/>
          <w:szCs w:val="18"/>
        </w:rPr>
        <w:t>三好</w:t>
      </w:r>
      <w:r w:rsidRPr="00970121">
        <w:rPr>
          <w:rFonts w:ascii="Times New Roman" w:eastAsia="宋体" w:hAnsi="Times New Roman" w:cs="Times New Roman"/>
          <w:sz w:val="18"/>
          <w:szCs w:val="18"/>
        </w:rPr>
        <w:t>学生</w:t>
      </w:r>
      <w:r w:rsidRPr="00970121">
        <w:rPr>
          <w:rFonts w:ascii="Times New Roman" w:eastAsia="宋体" w:hAnsi="Times New Roman" w:cs="Times New Roman" w:hint="eastAsia"/>
          <w:sz w:val="18"/>
          <w:szCs w:val="18"/>
        </w:rPr>
        <w:t>（本硕均获得）；</w:t>
      </w:r>
      <w:r w:rsidRPr="00970121">
        <w:rPr>
          <w:rFonts w:ascii="Times New Roman" w:eastAsia="宋体" w:hAnsi="Times New Roman" w:cs="Times New Roman"/>
          <w:sz w:val="18"/>
          <w:szCs w:val="18"/>
        </w:rPr>
        <w:t>优秀团员</w:t>
      </w:r>
      <w:r w:rsidRPr="00970121">
        <w:rPr>
          <w:rFonts w:ascii="Times New Roman" w:eastAsia="宋体" w:hAnsi="Times New Roman" w:cs="Times New Roman" w:hint="eastAsia"/>
          <w:sz w:val="18"/>
          <w:szCs w:val="18"/>
        </w:rPr>
        <w:t>；</w:t>
      </w:r>
      <w:r w:rsidRPr="00970121">
        <w:rPr>
          <w:rFonts w:ascii="Times New Roman" w:eastAsia="宋体" w:hAnsi="Times New Roman" w:cs="Times New Roman"/>
          <w:sz w:val="18"/>
          <w:szCs w:val="18"/>
        </w:rPr>
        <w:t>学业一等奖学金</w:t>
      </w:r>
      <w:r w:rsidRPr="00970121">
        <w:rPr>
          <w:rFonts w:ascii="Times New Roman" w:eastAsia="宋体" w:hAnsi="Times New Roman" w:cs="Times New Roman" w:hint="eastAsia"/>
          <w:sz w:val="18"/>
          <w:szCs w:val="18"/>
        </w:rPr>
        <w:t>（</w:t>
      </w:r>
      <w:r w:rsidR="00970121" w:rsidRPr="00970121">
        <w:rPr>
          <w:rFonts w:ascii="Times New Roman" w:eastAsia="宋体" w:hAnsi="Times New Roman" w:cs="Times New Roman" w:hint="eastAsia"/>
          <w:sz w:val="18"/>
          <w:szCs w:val="18"/>
        </w:rPr>
        <w:t>30%</w:t>
      </w:r>
      <w:r w:rsidR="00970121" w:rsidRPr="00970121">
        <w:rPr>
          <w:rFonts w:ascii="Times New Roman" w:eastAsia="宋体" w:hAnsi="Times New Roman" w:cs="Times New Roman" w:hint="eastAsia"/>
          <w:sz w:val="18"/>
          <w:szCs w:val="18"/>
        </w:rPr>
        <w:t>，</w:t>
      </w:r>
      <w:r w:rsidRPr="00970121">
        <w:rPr>
          <w:rFonts w:ascii="Times New Roman" w:eastAsia="宋体" w:hAnsi="Times New Roman" w:cs="Times New Roman" w:hint="eastAsia"/>
          <w:sz w:val="18"/>
          <w:szCs w:val="18"/>
        </w:rPr>
        <w:t>硕士）</w:t>
      </w:r>
      <w:r w:rsidRPr="00970121">
        <w:rPr>
          <w:rFonts w:ascii="Times New Roman" w:eastAsia="宋体" w:hAnsi="Times New Roman" w:cs="Times New Roman"/>
          <w:sz w:val="18"/>
          <w:szCs w:val="18"/>
        </w:rPr>
        <w:t>等</w:t>
      </w:r>
    </w:p>
    <w:p w14:paraId="05A8EF68" w14:textId="77777777" w:rsidR="009F78EC" w:rsidRPr="00970121" w:rsidRDefault="009F78EC" w:rsidP="009F78EC">
      <w:pPr>
        <w:pStyle w:val="a5"/>
        <w:numPr>
          <w:ilvl w:val="0"/>
          <w:numId w:val="9"/>
        </w:numPr>
        <w:ind w:left="357" w:firstLineChars="0" w:hanging="357"/>
        <w:jc w:val="both"/>
        <w:rPr>
          <w:rFonts w:ascii="Times New Roman" w:eastAsia="宋体" w:hAnsi="Times New Roman" w:cs="Times New Roman"/>
          <w:sz w:val="18"/>
          <w:szCs w:val="18"/>
        </w:rPr>
      </w:pPr>
      <w:r w:rsidRPr="00970121">
        <w:rPr>
          <w:rFonts w:ascii="Times New Roman" w:eastAsia="宋体" w:hAnsi="Times New Roman" w:cs="Times New Roman"/>
          <w:sz w:val="18"/>
          <w:szCs w:val="18"/>
        </w:rPr>
        <w:t>全国大学生数学竞赛二等奖；北京市数学竞赛经管类一等奖；学校大创项目市级立项并结项；全国大学生数学建模比赛二等奖；美国大学生数学建模比赛</w:t>
      </w:r>
      <w:r w:rsidRPr="00970121">
        <w:rPr>
          <w:rFonts w:ascii="Times New Roman" w:eastAsia="宋体" w:hAnsi="Times New Roman" w:cs="Times New Roman"/>
          <w:sz w:val="18"/>
          <w:szCs w:val="18"/>
        </w:rPr>
        <w:t>H</w:t>
      </w:r>
      <w:r w:rsidRPr="00970121">
        <w:rPr>
          <w:rFonts w:ascii="Times New Roman" w:eastAsia="宋体" w:hAnsi="Times New Roman" w:cs="Times New Roman"/>
          <w:sz w:val="18"/>
          <w:szCs w:val="18"/>
        </w:rPr>
        <w:t>奖</w:t>
      </w:r>
      <w:r w:rsidRPr="00970121">
        <w:rPr>
          <w:rFonts w:ascii="Times New Roman" w:eastAsia="宋体" w:hAnsi="Times New Roman" w:cs="Times New Roman" w:hint="eastAsia"/>
          <w:sz w:val="18"/>
          <w:szCs w:val="18"/>
        </w:rPr>
        <w:t>（本科）</w:t>
      </w:r>
    </w:p>
    <w:p w14:paraId="3CF516DD" w14:textId="77777777" w:rsidR="009F78EC" w:rsidRPr="00970121" w:rsidRDefault="009F78EC" w:rsidP="009F78EC">
      <w:pPr>
        <w:pStyle w:val="a5"/>
        <w:numPr>
          <w:ilvl w:val="0"/>
          <w:numId w:val="9"/>
        </w:numPr>
        <w:ind w:left="357" w:firstLineChars="0" w:hanging="357"/>
        <w:jc w:val="both"/>
        <w:rPr>
          <w:rFonts w:ascii="Times New Roman" w:eastAsia="宋体" w:hAnsi="Times New Roman" w:cs="Times New Roman"/>
          <w:sz w:val="18"/>
          <w:szCs w:val="18"/>
        </w:rPr>
      </w:pPr>
      <w:r w:rsidRPr="00970121">
        <w:rPr>
          <w:rFonts w:ascii="Times New Roman" w:eastAsia="宋体" w:hAnsi="Times New Roman" w:cs="Times New Roman"/>
          <w:sz w:val="18"/>
          <w:szCs w:val="18"/>
        </w:rPr>
        <w:t>学校创新杯论文比赛二等奖；学院经世杯论文二等奖</w:t>
      </w:r>
      <w:r w:rsidRPr="00970121">
        <w:rPr>
          <w:rFonts w:ascii="Times New Roman" w:eastAsia="宋体" w:hAnsi="Times New Roman" w:cs="Times New Roman" w:hint="eastAsia"/>
          <w:sz w:val="18"/>
          <w:szCs w:val="18"/>
        </w:rPr>
        <w:t>（本科）</w:t>
      </w:r>
    </w:p>
    <w:p w14:paraId="217AEAF6" w14:textId="77777777" w:rsidR="009F78EC" w:rsidRPr="00970121" w:rsidRDefault="009F78EC" w:rsidP="009F78EC">
      <w:pPr>
        <w:pStyle w:val="a5"/>
        <w:numPr>
          <w:ilvl w:val="0"/>
          <w:numId w:val="9"/>
        </w:numPr>
        <w:ind w:left="357" w:firstLineChars="0" w:hanging="357"/>
        <w:jc w:val="both"/>
        <w:rPr>
          <w:rFonts w:ascii="Times New Roman" w:eastAsia="宋体" w:hAnsi="Times New Roman" w:cs="Times New Roman"/>
          <w:sz w:val="18"/>
          <w:szCs w:val="18"/>
        </w:rPr>
      </w:pPr>
      <w:r w:rsidRPr="00970121">
        <w:rPr>
          <w:rFonts w:ascii="Times New Roman" w:eastAsia="宋体" w:hAnsi="Times New Roman" w:cs="Times New Roman"/>
          <w:sz w:val="18"/>
          <w:szCs w:val="18"/>
        </w:rPr>
        <w:t>院学生会部长</w:t>
      </w:r>
      <w:r w:rsidRPr="00970121">
        <w:rPr>
          <w:rFonts w:ascii="Times New Roman" w:eastAsia="宋体" w:hAnsi="Times New Roman" w:cs="Times New Roman" w:hint="eastAsia"/>
          <w:sz w:val="18"/>
          <w:szCs w:val="18"/>
        </w:rPr>
        <w:t>（本科）、</w:t>
      </w:r>
      <w:r w:rsidRPr="00970121">
        <w:rPr>
          <w:rFonts w:ascii="Times New Roman" w:eastAsia="宋体" w:hAnsi="Times New Roman" w:cs="Times New Roman"/>
          <w:sz w:val="18"/>
          <w:szCs w:val="18"/>
        </w:rPr>
        <w:t>新生辅导员</w:t>
      </w:r>
      <w:r w:rsidRPr="00970121">
        <w:rPr>
          <w:rFonts w:ascii="Times New Roman" w:eastAsia="宋体" w:hAnsi="Times New Roman" w:cs="Times New Roman" w:hint="eastAsia"/>
          <w:sz w:val="18"/>
          <w:szCs w:val="18"/>
        </w:rPr>
        <w:t>（硕士）和临时党支部书记（硕士）</w:t>
      </w:r>
    </w:p>
    <w:p w14:paraId="2EB86B88" w14:textId="77777777" w:rsidR="009F78EC" w:rsidRPr="00970121" w:rsidRDefault="009F78EC" w:rsidP="00E5771B">
      <w:pPr>
        <w:spacing w:beforeLines="50" w:before="163"/>
        <w:rPr>
          <w:rFonts w:ascii="宋体" w:hAnsi="宋体" w:hint="eastAsia"/>
          <w:b/>
          <w:color w:val="0070C0"/>
          <w:sz w:val="21"/>
          <w:szCs w:val="21"/>
          <w:u w:val="single"/>
        </w:rPr>
      </w:pPr>
      <w:r w:rsidRPr="00970121">
        <w:rPr>
          <w:rFonts w:ascii="宋体" w:hAnsi="宋体" w:hint="eastAsia"/>
          <w:b/>
          <w:color w:val="0070C0"/>
          <w:sz w:val="21"/>
          <w:szCs w:val="21"/>
          <w:u w:val="single"/>
        </w:rPr>
        <w:t>实习经历</w:t>
      </w:r>
    </w:p>
    <w:p w14:paraId="5F275F0D" w14:textId="171D6343" w:rsidR="00970121" w:rsidRDefault="00970121" w:rsidP="00E5771B">
      <w:pPr>
        <w:pStyle w:val="a5"/>
        <w:numPr>
          <w:ilvl w:val="0"/>
          <w:numId w:val="12"/>
        </w:numPr>
        <w:ind w:left="442" w:firstLineChars="0" w:hanging="442"/>
        <w:rPr>
          <w:rFonts w:ascii="Times New Roman" w:eastAsia="宋体" w:hAnsi="Times New Roman" w:cs="Times New Roman"/>
          <w:sz w:val="18"/>
          <w:szCs w:val="18"/>
        </w:rPr>
      </w:pPr>
      <w:r w:rsidRPr="00DE74D2">
        <w:rPr>
          <w:rFonts w:ascii="Times New Roman" w:eastAsia="宋体" w:hAnsi="Times New Roman" w:cs="Times New Roman" w:hint="eastAsia"/>
          <w:b/>
          <w:bCs/>
          <w:sz w:val="18"/>
          <w:szCs w:val="18"/>
        </w:rPr>
        <w:t>国家</w:t>
      </w:r>
      <w:r w:rsidR="004B2619">
        <w:rPr>
          <w:rFonts w:ascii="Times New Roman" w:eastAsia="宋体" w:hAnsi="Times New Roman" w:cs="Times New Roman" w:hint="eastAsia"/>
          <w:b/>
          <w:bCs/>
          <w:sz w:val="18"/>
          <w:szCs w:val="18"/>
        </w:rPr>
        <w:t>发展改革</w:t>
      </w:r>
      <w:r w:rsidRPr="00DE74D2">
        <w:rPr>
          <w:rFonts w:ascii="Times New Roman" w:eastAsia="宋体" w:hAnsi="Times New Roman" w:cs="Times New Roman" w:hint="eastAsia"/>
          <w:b/>
          <w:bCs/>
          <w:sz w:val="18"/>
          <w:szCs w:val="18"/>
        </w:rPr>
        <w:t>委价格成本中心</w:t>
      </w:r>
      <w:r>
        <w:rPr>
          <w:rFonts w:ascii="Times New Roman" w:eastAsia="宋体" w:hAnsi="Times New Roman" w:cs="Times New Roman" w:hint="eastAsia"/>
          <w:sz w:val="18"/>
          <w:szCs w:val="18"/>
        </w:rPr>
        <w:t>：</w:t>
      </w:r>
      <w:bookmarkStart w:id="0" w:name="OLE_LINK28"/>
      <w:r w:rsidR="00647B3A">
        <w:rPr>
          <w:rFonts w:ascii="Times New Roman" w:eastAsia="宋体" w:hAnsi="Times New Roman" w:cs="Times New Roman" w:hint="eastAsia"/>
          <w:sz w:val="18"/>
          <w:szCs w:val="18"/>
        </w:rPr>
        <w:t>协助负责整理各地方发改委报送的材料和数据；参与起草和修改政策建议和内参文件；</w:t>
      </w:r>
      <w:r w:rsidR="00DE74D2">
        <w:rPr>
          <w:rFonts w:ascii="Times New Roman" w:eastAsia="宋体" w:hAnsi="Times New Roman" w:cs="Times New Roman" w:hint="eastAsia"/>
          <w:sz w:val="18"/>
          <w:szCs w:val="18"/>
        </w:rPr>
        <w:t>参与完成</w:t>
      </w:r>
      <w:r w:rsidR="00284877">
        <w:rPr>
          <w:rFonts w:ascii="Times New Roman" w:eastAsia="宋体" w:hAnsi="Times New Roman" w:cs="Times New Roman" w:hint="eastAsia"/>
          <w:sz w:val="18"/>
          <w:szCs w:val="18"/>
        </w:rPr>
        <w:t>的主要项目有：</w:t>
      </w:r>
      <w:r w:rsidR="00DE74D2">
        <w:rPr>
          <w:rFonts w:ascii="Times New Roman" w:eastAsia="宋体" w:hAnsi="Times New Roman" w:cs="Times New Roman" w:hint="eastAsia"/>
          <w:sz w:val="18"/>
          <w:szCs w:val="18"/>
        </w:rPr>
        <w:t>高比例</w:t>
      </w:r>
      <w:r w:rsidR="004B2619">
        <w:rPr>
          <w:rFonts w:ascii="Times New Roman" w:eastAsia="宋体" w:hAnsi="Times New Roman" w:cs="Times New Roman" w:hint="eastAsia"/>
          <w:sz w:val="18"/>
          <w:szCs w:val="18"/>
        </w:rPr>
        <w:t>可再生</w:t>
      </w:r>
      <w:r w:rsidR="00DE74D2">
        <w:rPr>
          <w:rFonts w:ascii="Times New Roman" w:eastAsia="宋体" w:hAnsi="Times New Roman" w:cs="Times New Roman" w:hint="eastAsia"/>
          <w:sz w:val="18"/>
          <w:szCs w:val="18"/>
        </w:rPr>
        <w:t>能源背景下车网融合发展</w:t>
      </w:r>
      <w:r w:rsidR="00284877">
        <w:rPr>
          <w:rFonts w:ascii="Times New Roman" w:eastAsia="宋体" w:hAnsi="Times New Roman" w:cs="Times New Roman" w:hint="eastAsia"/>
          <w:sz w:val="18"/>
          <w:szCs w:val="18"/>
        </w:rPr>
        <w:t>；中国城市</w:t>
      </w:r>
      <w:r w:rsidR="004B2619">
        <w:rPr>
          <w:rFonts w:ascii="Times New Roman" w:eastAsia="宋体" w:hAnsi="Times New Roman" w:cs="Times New Roman" w:hint="eastAsia"/>
          <w:sz w:val="18"/>
          <w:szCs w:val="18"/>
        </w:rPr>
        <w:t>综合地下</w:t>
      </w:r>
      <w:r w:rsidR="00284877">
        <w:rPr>
          <w:rFonts w:ascii="Times New Roman" w:eastAsia="宋体" w:hAnsi="Times New Roman" w:cs="Times New Roman" w:hint="eastAsia"/>
          <w:sz w:val="18"/>
          <w:szCs w:val="18"/>
        </w:rPr>
        <w:t>管廊建设进展、运营模式与存在问题</w:t>
      </w:r>
      <w:bookmarkEnd w:id="0"/>
      <w:r w:rsidR="00284877">
        <w:rPr>
          <w:rFonts w:ascii="Times New Roman" w:eastAsia="宋体" w:hAnsi="Times New Roman" w:cs="Times New Roman" w:hint="eastAsia"/>
          <w:sz w:val="18"/>
          <w:szCs w:val="18"/>
        </w:rPr>
        <w:t>；（</w:t>
      </w:r>
      <w:r w:rsidR="00284877">
        <w:rPr>
          <w:rFonts w:ascii="Times New Roman" w:eastAsia="宋体" w:hAnsi="Times New Roman" w:cs="Times New Roman" w:hint="eastAsia"/>
          <w:sz w:val="18"/>
          <w:szCs w:val="18"/>
        </w:rPr>
        <w:t>2025.3-</w:t>
      </w:r>
      <w:r w:rsidR="00284877">
        <w:rPr>
          <w:rFonts w:ascii="Times New Roman" w:eastAsia="宋体" w:hAnsi="Times New Roman" w:cs="Times New Roman" w:hint="eastAsia"/>
          <w:sz w:val="18"/>
          <w:szCs w:val="18"/>
        </w:rPr>
        <w:t>至今）</w:t>
      </w:r>
    </w:p>
    <w:p w14:paraId="3B9CB85A" w14:textId="47EAD230" w:rsidR="00A26291" w:rsidRPr="00970121" w:rsidRDefault="00A26291" w:rsidP="00E5771B">
      <w:pPr>
        <w:pStyle w:val="a5"/>
        <w:numPr>
          <w:ilvl w:val="0"/>
          <w:numId w:val="12"/>
        </w:numPr>
        <w:spacing w:before="100" w:beforeAutospacing="1" w:after="100" w:afterAutospacing="1"/>
        <w:ind w:left="442" w:firstLineChars="0" w:hanging="442"/>
        <w:rPr>
          <w:rFonts w:ascii="Times New Roman" w:eastAsia="宋体" w:hAnsi="Times New Roman" w:cs="Times New Roman"/>
          <w:sz w:val="18"/>
          <w:szCs w:val="18"/>
        </w:rPr>
      </w:pPr>
      <w:r w:rsidRPr="00DE74D2">
        <w:rPr>
          <w:rFonts w:ascii="Times New Roman" w:eastAsia="宋体" w:hAnsi="Times New Roman" w:cs="Times New Roman"/>
          <w:b/>
          <w:bCs/>
          <w:sz w:val="18"/>
          <w:szCs w:val="18"/>
        </w:rPr>
        <w:t>中兴大城咨询有限公司</w:t>
      </w:r>
      <w:r w:rsidRPr="00970121">
        <w:rPr>
          <w:rFonts w:ascii="Times New Roman" w:eastAsia="宋体" w:hAnsi="Times New Roman" w:cs="Times New Roman"/>
          <w:sz w:val="18"/>
          <w:szCs w:val="18"/>
        </w:rPr>
        <w:t>：</w:t>
      </w:r>
      <w:bookmarkStart w:id="1" w:name="OLE_LINK29"/>
      <w:r w:rsidR="00284877">
        <w:rPr>
          <w:rFonts w:ascii="Times New Roman" w:eastAsia="宋体" w:hAnsi="Times New Roman" w:cs="Times New Roman" w:hint="eastAsia"/>
          <w:sz w:val="18"/>
          <w:szCs w:val="18"/>
        </w:rPr>
        <w:t>负责收集和整理相关行业数据，梳理行业政策，分析行业发展路径与逻辑；评估地区产业布局，分析产业发展方向，</w:t>
      </w:r>
      <w:r w:rsidR="00E5771B">
        <w:rPr>
          <w:rFonts w:ascii="Times New Roman" w:eastAsia="宋体" w:hAnsi="Times New Roman" w:cs="Times New Roman" w:hint="eastAsia"/>
          <w:sz w:val="18"/>
          <w:szCs w:val="18"/>
        </w:rPr>
        <w:t>撰写报告书；对</w:t>
      </w:r>
      <w:r w:rsidR="00E5771B">
        <w:rPr>
          <w:rFonts w:ascii="Times New Roman" w:eastAsia="宋体" w:hAnsi="Times New Roman" w:cs="Times New Roman" w:hint="eastAsia"/>
          <w:sz w:val="18"/>
          <w:szCs w:val="18"/>
        </w:rPr>
        <w:t>PPT</w:t>
      </w:r>
      <w:r w:rsidR="00E5771B">
        <w:rPr>
          <w:rFonts w:ascii="Times New Roman" w:eastAsia="宋体" w:hAnsi="Times New Roman" w:cs="Times New Roman" w:hint="eastAsia"/>
          <w:sz w:val="18"/>
          <w:szCs w:val="18"/>
        </w:rPr>
        <w:t>和图表要求较高。</w:t>
      </w:r>
      <w:bookmarkEnd w:id="1"/>
      <w:r w:rsidRPr="00970121">
        <w:rPr>
          <w:rFonts w:ascii="Times New Roman" w:eastAsia="宋体" w:hAnsi="Times New Roman" w:cs="Times New Roman"/>
          <w:sz w:val="18"/>
          <w:szCs w:val="18"/>
        </w:rPr>
        <w:t>（</w:t>
      </w:r>
      <w:r w:rsidRPr="00970121">
        <w:rPr>
          <w:rFonts w:ascii="Times New Roman" w:eastAsia="宋体" w:hAnsi="Times New Roman" w:cs="Times New Roman"/>
          <w:sz w:val="18"/>
          <w:szCs w:val="18"/>
        </w:rPr>
        <w:t>2023.10-2023.1</w:t>
      </w:r>
      <w:r w:rsidR="00900ED1">
        <w:rPr>
          <w:rFonts w:ascii="Times New Roman" w:eastAsia="宋体" w:hAnsi="Times New Roman" w:cs="Times New Roman" w:hint="eastAsia"/>
          <w:sz w:val="18"/>
          <w:szCs w:val="18"/>
        </w:rPr>
        <w:t>2</w:t>
      </w:r>
      <w:r w:rsidRPr="00970121">
        <w:rPr>
          <w:rFonts w:ascii="Times New Roman" w:eastAsia="宋体" w:hAnsi="Times New Roman" w:cs="Times New Roman"/>
          <w:sz w:val="18"/>
          <w:szCs w:val="18"/>
        </w:rPr>
        <w:t>）</w:t>
      </w:r>
    </w:p>
    <w:p w14:paraId="710F432C" w14:textId="46DB4D6B" w:rsidR="00A26291" w:rsidRPr="00970121" w:rsidRDefault="00A26291" w:rsidP="00866D9F">
      <w:pPr>
        <w:pStyle w:val="a5"/>
        <w:numPr>
          <w:ilvl w:val="0"/>
          <w:numId w:val="12"/>
        </w:numPr>
        <w:spacing w:before="100" w:beforeAutospacing="1" w:after="100" w:afterAutospacing="1"/>
        <w:ind w:left="442" w:firstLineChars="0" w:hanging="442"/>
        <w:rPr>
          <w:rFonts w:ascii="Times New Roman" w:eastAsia="宋体" w:hAnsi="Times New Roman" w:cs="Times New Roman"/>
          <w:sz w:val="18"/>
          <w:szCs w:val="18"/>
        </w:rPr>
      </w:pPr>
      <w:r w:rsidRPr="00DE74D2">
        <w:rPr>
          <w:rFonts w:ascii="Times New Roman" w:eastAsia="宋体" w:hAnsi="Times New Roman" w:cs="Times New Roman"/>
          <w:b/>
          <w:bCs/>
          <w:sz w:val="18"/>
          <w:szCs w:val="18"/>
        </w:rPr>
        <w:t>民生证劵投行部</w:t>
      </w:r>
      <w:r w:rsidRPr="00970121">
        <w:rPr>
          <w:rFonts w:ascii="Times New Roman" w:eastAsia="宋体" w:hAnsi="Times New Roman" w:cs="Times New Roman"/>
          <w:sz w:val="18"/>
          <w:szCs w:val="18"/>
        </w:rPr>
        <w:t>：</w:t>
      </w:r>
      <w:bookmarkStart w:id="2" w:name="OLE_LINK30"/>
      <w:r w:rsidRPr="00970121">
        <w:rPr>
          <w:rFonts w:ascii="Times New Roman" w:eastAsia="宋体" w:hAnsi="Times New Roman" w:cs="Times New Roman"/>
          <w:sz w:val="18"/>
          <w:szCs w:val="18"/>
        </w:rPr>
        <w:t>负责项目驻地、整合核对材料</w:t>
      </w:r>
      <w:r w:rsidR="00E5771B">
        <w:rPr>
          <w:rFonts w:ascii="Times New Roman" w:eastAsia="宋体" w:hAnsi="Times New Roman" w:cs="Times New Roman" w:hint="eastAsia"/>
          <w:sz w:val="18"/>
          <w:szCs w:val="18"/>
        </w:rPr>
        <w:t>、穿行测试、函证收发、</w:t>
      </w:r>
      <w:r w:rsidRPr="00970121">
        <w:rPr>
          <w:rFonts w:ascii="Times New Roman" w:eastAsia="宋体" w:hAnsi="Times New Roman" w:cs="Times New Roman"/>
          <w:sz w:val="18"/>
          <w:szCs w:val="18"/>
        </w:rPr>
        <w:t>出差</w:t>
      </w:r>
      <w:r w:rsidR="00E5771B">
        <w:rPr>
          <w:rFonts w:ascii="Times New Roman" w:eastAsia="宋体" w:hAnsi="Times New Roman" w:cs="Times New Roman" w:hint="eastAsia"/>
          <w:sz w:val="18"/>
          <w:szCs w:val="18"/>
        </w:rPr>
        <w:t>核查</w:t>
      </w:r>
      <w:r w:rsidRPr="00970121">
        <w:rPr>
          <w:rFonts w:ascii="Times New Roman" w:eastAsia="宋体" w:hAnsi="Times New Roman" w:cs="Times New Roman"/>
          <w:sz w:val="18"/>
          <w:szCs w:val="18"/>
        </w:rPr>
        <w:t>和访谈等工作。</w:t>
      </w:r>
      <w:bookmarkEnd w:id="2"/>
      <w:r w:rsidRPr="00970121">
        <w:rPr>
          <w:rFonts w:ascii="Times New Roman" w:eastAsia="宋体" w:hAnsi="Times New Roman" w:cs="Times New Roman"/>
          <w:sz w:val="18"/>
          <w:szCs w:val="18"/>
        </w:rPr>
        <w:t>（</w:t>
      </w:r>
      <w:r w:rsidRPr="00970121">
        <w:rPr>
          <w:rFonts w:ascii="Times New Roman" w:eastAsia="宋体" w:hAnsi="Times New Roman" w:cs="Times New Roman"/>
          <w:sz w:val="18"/>
          <w:szCs w:val="18"/>
        </w:rPr>
        <w:t>202</w:t>
      </w:r>
      <w:r w:rsidR="00866D9F" w:rsidRPr="00970121">
        <w:rPr>
          <w:rFonts w:ascii="Times New Roman" w:eastAsia="宋体" w:hAnsi="Times New Roman" w:cs="Times New Roman"/>
          <w:sz w:val="18"/>
          <w:szCs w:val="18"/>
        </w:rPr>
        <w:t>4.2-2024.5</w:t>
      </w:r>
      <w:r w:rsidRPr="00970121">
        <w:rPr>
          <w:rFonts w:ascii="Times New Roman" w:eastAsia="宋体" w:hAnsi="Times New Roman" w:cs="Times New Roman"/>
          <w:sz w:val="18"/>
          <w:szCs w:val="18"/>
        </w:rPr>
        <w:t>）</w:t>
      </w:r>
    </w:p>
    <w:p w14:paraId="5F54A045" w14:textId="34D7172D" w:rsidR="00A26291" w:rsidRDefault="00866D9F" w:rsidP="00E5771B">
      <w:pPr>
        <w:pStyle w:val="a5"/>
        <w:numPr>
          <w:ilvl w:val="0"/>
          <w:numId w:val="12"/>
        </w:numPr>
        <w:ind w:left="442" w:firstLineChars="0" w:hanging="442"/>
        <w:rPr>
          <w:rFonts w:ascii="Times New Roman" w:eastAsia="宋体" w:hAnsi="Times New Roman" w:cs="Times New Roman"/>
          <w:sz w:val="18"/>
          <w:szCs w:val="18"/>
        </w:rPr>
      </w:pPr>
      <w:r w:rsidRPr="00DE74D2">
        <w:rPr>
          <w:rFonts w:ascii="Times New Roman" w:eastAsia="宋体" w:hAnsi="Times New Roman" w:cs="Times New Roman" w:hint="eastAsia"/>
          <w:b/>
          <w:bCs/>
          <w:sz w:val="18"/>
          <w:szCs w:val="18"/>
        </w:rPr>
        <w:t>学院继续教育处</w:t>
      </w:r>
      <w:r w:rsidRPr="00970121">
        <w:rPr>
          <w:rFonts w:ascii="Times New Roman" w:eastAsia="宋体" w:hAnsi="Times New Roman" w:cs="Times New Roman" w:hint="eastAsia"/>
          <w:sz w:val="18"/>
          <w:szCs w:val="18"/>
        </w:rPr>
        <w:t>：负责与</w:t>
      </w:r>
      <w:r w:rsidR="00E5771B">
        <w:rPr>
          <w:rFonts w:ascii="Times New Roman" w:eastAsia="宋体" w:hAnsi="Times New Roman" w:cs="Times New Roman" w:hint="eastAsia"/>
          <w:sz w:val="18"/>
          <w:szCs w:val="18"/>
        </w:rPr>
        <w:t>非全日制硕士</w:t>
      </w:r>
      <w:r w:rsidRPr="00970121">
        <w:rPr>
          <w:rFonts w:ascii="Times New Roman" w:eastAsia="宋体" w:hAnsi="Times New Roman" w:cs="Times New Roman" w:hint="eastAsia"/>
          <w:sz w:val="18"/>
          <w:szCs w:val="18"/>
        </w:rPr>
        <w:t>同学接洽教学安排以及</w:t>
      </w:r>
      <w:r w:rsidR="00E5771B">
        <w:rPr>
          <w:rFonts w:ascii="Times New Roman" w:eastAsia="宋体" w:hAnsi="Times New Roman" w:cs="Times New Roman" w:hint="eastAsia"/>
          <w:sz w:val="18"/>
          <w:szCs w:val="18"/>
        </w:rPr>
        <w:t>辅助</w:t>
      </w:r>
      <w:r w:rsidRPr="00970121">
        <w:rPr>
          <w:rFonts w:ascii="Times New Roman" w:eastAsia="宋体" w:hAnsi="Times New Roman" w:cs="Times New Roman" w:hint="eastAsia"/>
          <w:sz w:val="18"/>
          <w:szCs w:val="18"/>
        </w:rPr>
        <w:t>课程内容等。（间断工作，</w:t>
      </w:r>
      <w:r w:rsidRPr="00970121">
        <w:rPr>
          <w:rFonts w:ascii="Times New Roman" w:eastAsia="宋体" w:hAnsi="Times New Roman" w:cs="Times New Roman" w:hint="eastAsia"/>
          <w:sz w:val="18"/>
          <w:szCs w:val="18"/>
        </w:rPr>
        <w:t>2022.9-2023.6</w:t>
      </w:r>
      <w:r w:rsidRPr="00970121">
        <w:rPr>
          <w:rFonts w:ascii="Times New Roman" w:eastAsia="宋体" w:hAnsi="Times New Roman" w:cs="Times New Roman" w:hint="eastAsia"/>
          <w:sz w:val="18"/>
          <w:szCs w:val="18"/>
        </w:rPr>
        <w:t>；</w:t>
      </w:r>
      <w:r w:rsidRPr="00970121">
        <w:rPr>
          <w:rFonts w:ascii="Times New Roman" w:eastAsia="宋体" w:hAnsi="Times New Roman" w:cs="Times New Roman" w:hint="eastAsia"/>
          <w:sz w:val="18"/>
          <w:szCs w:val="18"/>
        </w:rPr>
        <w:t>2024.3-2024.12</w:t>
      </w:r>
      <w:r w:rsidRPr="00970121">
        <w:rPr>
          <w:rFonts w:ascii="Times New Roman" w:eastAsia="宋体" w:hAnsi="Times New Roman" w:cs="Times New Roman" w:hint="eastAsia"/>
          <w:sz w:val="18"/>
          <w:szCs w:val="18"/>
        </w:rPr>
        <w:t>）</w:t>
      </w:r>
    </w:p>
    <w:p w14:paraId="1435E978" w14:textId="77777777" w:rsidR="00DE74D2" w:rsidRPr="00970121" w:rsidRDefault="00DE74D2" w:rsidP="00E5771B">
      <w:pPr>
        <w:spacing w:beforeLines="50" w:before="163"/>
        <w:rPr>
          <w:rFonts w:ascii="宋体" w:hAnsi="宋体" w:hint="eastAsia"/>
          <w:b/>
          <w:color w:val="0070C0"/>
          <w:sz w:val="21"/>
          <w:szCs w:val="21"/>
          <w:u w:val="single"/>
        </w:rPr>
      </w:pPr>
      <w:r w:rsidRPr="00970121">
        <w:rPr>
          <w:rFonts w:ascii="宋体" w:hAnsi="宋体" w:hint="eastAsia"/>
          <w:b/>
          <w:color w:val="0070C0"/>
          <w:sz w:val="21"/>
          <w:szCs w:val="21"/>
          <w:u w:val="single"/>
        </w:rPr>
        <w:t>部分主要参与课题</w:t>
      </w:r>
    </w:p>
    <w:p w14:paraId="734A6274" w14:textId="48A364B9" w:rsidR="00DE74D2" w:rsidRPr="00970121" w:rsidRDefault="00DE74D2" w:rsidP="00DE74D2">
      <w:pPr>
        <w:pStyle w:val="a5"/>
        <w:numPr>
          <w:ilvl w:val="0"/>
          <w:numId w:val="8"/>
        </w:numPr>
        <w:spacing w:before="50"/>
        <w:ind w:left="420" w:firstLineChars="0"/>
        <w:rPr>
          <w:rFonts w:ascii="Times New Roman" w:eastAsia="宋体" w:hAnsi="Times New Roman" w:cs="Times New Roman"/>
          <w:sz w:val="18"/>
          <w:szCs w:val="18"/>
        </w:rPr>
      </w:pPr>
      <w:r w:rsidRPr="00970121">
        <w:rPr>
          <w:rFonts w:ascii="Times New Roman" w:eastAsia="宋体" w:hAnsi="Times New Roman" w:cs="Times New Roman"/>
          <w:sz w:val="18"/>
          <w:szCs w:val="18"/>
        </w:rPr>
        <w:t>参与撰写《新型电力系统建设背景下深化市场</w:t>
      </w:r>
      <w:r w:rsidRPr="00970121">
        <w:rPr>
          <w:rFonts w:ascii="Times New Roman" w:eastAsia="宋体" w:hAnsi="Times New Roman" w:cs="Times New Roman" w:hint="eastAsia"/>
          <w:sz w:val="18"/>
          <w:szCs w:val="18"/>
        </w:rPr>
        <w:t>电力</w:t>
      </w:r>
      <w:r w:rsidRPr="00970121">
        <w:rPr>
          <w:rFonts w:ascii="Times New Roman" w:eastAsia="宋体" w:hAnsi="Times New Roman" w:cs="Times New Roman"/>
          <w:sz w:val="18"/>
          <w:szCs w:val="18"/>
        </w:rPr>
        <w:t>改革重点问题研究》</w:t>
      </w:r>
      <w:r>
        <w:rPr>
          <w:rFonts w:ascii="Times New Roman" w:eastAsia="宋体" w:hAnsi="Times New Roman" w:cs="Times New Roman" w:hint="eastAsia"/>
          <w:sz w:val="18"/>
          <w:szCs w:val="18"/>
        </w:rPr>
        <w:t>、</w:t>
      </w:r>
      <w:r w:rsidRPr="00970121">
        <w:rPr>
          <w:rFonts w:ascii="Times New Roman" w:eastAsia="宋体" w:hAnsi="Times New Roman" w:cs="Times New Roman"/>
          <w:sz w:val="18"/>
          <w:szCs w:val="18"/>
        </w:rPr>
        <w:t>《能源消费革命中电网企业价值研究》</w:t>
      </w:r>
      <w:r>
        <w:rPr>
          <w:rFonts w:ascii="Times New Roman" w:eastAsia="宋体" w:hAnsi="Times New Roman" w:cs="Times New Roman" w:hint="eastAsia"/>
          <w:sz w:val="18"/>
          <w:szCs w:val="18"/>
        </w:rPr>
        <w:t>、《峰谷电价和丰枯电价设计》</w:t>
      </w:r>
      <w:r w:rsidRPr="00970121">
        <w:rPr>
          <w:rFonts w:ascii="Times New Roman" w:eastAsia="宋体" w:hAnsi="Times New Roman" w:cs="Times New Roman" w:hint="eastAsia"/>
          <w:sz w:val="18"/>
          <w:szCs w:val="18"/>
        </w:rPr>
        <w:t>和《新型能源体系促进实现中国式现代化研究》</w:t>
      </w:r>
      <w:r w:rsidRPr="00970121">
        <w:rPr>
          <w:rFonts w:ascii="Times New Roman" w:eastAsia="宋体" w:hAnsi="Times New Roman" w:cs="Times New Roman"/>
          <w:sz w:val="18"/>
          <w:szCs w:val="18"/>
        </w:rPr>
        <w:t>等课题部分内容，</w:t>
      </w:r>
      <w:r w:rsidR="00E5771B">
        <w:rPr>
          <w:rFonts w:ascii="Times New Roman" w:eastAsia="宋体" w:hAnsi="Times New Roman" w:cs="Times New Roman" w:hint="eastAsia"/>
          <w:sz w:val="18"/>
          <w:szCs w:val="18"/>
        </w:rPr>
        <w:t>重点分析电力市场及新型能源体系建设等主要问题</w:t>
      </w:r>
      <w:r w:rsidRPr="00970121">
        <w:rPr>
          <w:rFonts w:ascii="Times New Roman" w:eastAsia="宋体" w:hAnsi="Times New Roman" w:cs="Times New Roman"/>
          <w:sz w:val="18"/>
          <w:szCs w:val="18"/>
        </w:rPr>
        <w:t>。</w:t>
      </w:r>
    </w:p>
    <w:p w14:paraId="07AFEF62" w14:textId="0C1312B0" w:rsidR="00DE74D2" w:rsidRPr="00970121" w:rsidRDefault="00DE74D2" w:rsidP="00DE74D2">
      <w:pPr>
        <w:pStyle w:val="a5"/>
        <w:numPr>
          <w:ilvl w:val="0"/>
          <w:numId w:val="8"/>
        </w:numPr>
        <w:spacing w:before="50"/>
        <w:ind w:left="420" w:firstLineChars="0"/>
        <w:rPr>
          <w:rFonts w:ascii="Times New Roman" w:eastAsia="宋体" w:hAnsi="Times New Roman" w:cs="Times New Roman"/>
          <w:sz w:val="18"/>
          <w:szCs w:val="18"/>
        </w:rPr>
      </w:pPr>
      <w:r w:rsidRPr="00970121">
        <w:rPr>
          <w:rFonts w:ascii="Times New Roman" w:eastAsia="宋体" w:hAnsi="Times New Roman" w:cs="Times New Roman"/>
          <w:sz w:val="18"/>
          <w:szCs w:val="18"/>
        </w:rPr>
        <w:t>参与由昆山</w:t>
      </w:r>
      <w:r w:rsidRPr="00970121">
        <w:rPr>
          <w:rFonts w:ascii="Times New Roman" w:eastAsia="宋体" w:hAnsi="Times New Roman" w:cs="Times New Roman" w:hint="eastAsia"/>
          <w:sz w:val="18"/>
          <w:szCs w:val="18"/>
        </w:rPr>
        <w:t>杜克大学</w:t>
      </w:r>
      <w:r w:rsidRPr="00970121">
        <w:rPr>
          <w:rFonts w:ascii="Times New Roman" w:eastAsia="宋体" w:hAnsi="Times New Roman" w:cs="Times New Roman"/>
          <w:sz w:val="18"/>
          <w:szCs w:val="18"/>
        </w:rPr>
        <w:t>和南方电网举办的能源青年行项目，参与实际电网企业调研</w:t>
      </w:r>
      <w:r w:rsidR="00E5771B">
        <w:rPr>
          <w:rFonts w:ascii="Times New Roman" w:eastAsia="宋体" w:hAnsi="Times New Roman" w:cs="Times New Roman" w:hint="eastAsia"/>
          <w:sz w:val="18"/>
          <w:szCs w:val="18"/>
        </w:rPr>
        <w:t>，分析当前全国统一电力市场建设的进展、存在的问题以及未来的主要发展方向</w:t>
      </w:r>
      <w:r w:rsidRPr="00970121">
        <w:rPr>
          <w:rFonts w:ascii="Times New Roman" w:eastAsia="宋体" w:hAnsi="Times New Roman" w:cs="Times New Roman"/>
          <w:sz w:val="18"/>
          <w:szCs w:val="18"/>
        </w:rPr>
        <w:t>。</w:t>
      </w:r>
    </w:p>
    <w:p w14:paraId="037F442B" w14:textId="683EB61C" w:rsidR="00DE74D2" w:rsidRPr="00970121" w:rsidRDefault="00DE74D2" w:rsidP="00DE74D2">
      <w:pPr>
        <w:pStyle w:val="a5"/>
        <w:numPr>
          <w:ilvl w:val="0"/>
          <w:numId w:val="8"/>
        </w:numPr>
        <w:spacing w:before="50"/>
        <w:ind w:left="420" w:firstLineChars="0"/>
        <w:rPr>
          <w:rFonts w:ascii="Times New Roman" w:eastAsia="宋体" w:hAnsi="Times New Roman" w:cs="Times New Roman"/>
          <w:sz w:val="18"/>
          <w:szCs w:val="18"/>
        </w:rPr>
      </w:pPr>
      <w:r w:rsidRPr="00970121">
        <w:rPr>
          <w:rFonts w:ascii="Times New Roman" w:eastAsia="宋体" w:hAnsi="Times New Roman" w:cs="Times New Roman"/>
          <w:sz w:val="18"/>
          <w:szCs w:val="18"/>
        </w:rPr>
        <w:t>参与</w:t>
      </w:r>
      <w:r w:rsidRPr="00970121">
        <w:rPr>
          <w:rFonts w:ascii="Times New Roman" w:eastAsia="宋体" w:hAnsi="Times New Roman" w:cs="Times New Roman"/>
          <w:sz w:val="18"/>
          <w:szCs w:val="18"/>
        </w:rPr>
        <w:t>2023</w:t>
      </w:r>
      <w:r w:rsidRPr="00970121">
        <w:rPr>
          <w:rFonts w:ascii="Times New Roman" w:eastAsia="宋体" w:hAnsi="Times New Roman" w:cs="Times New Roman"/>
          <w:sz w:val="18"/>
          <w:szCs w:val="18"/>
        </w:rPr>
        <w:t>年应用经济学院家庭能源调查项目并参与最终报告撰写</w:t>
      </w:r>
      <w:r w:rsidRPr="00970121">
        <w:rPr>
          <w:rFonts w:ascii="Times New Roman" w:eastAsia="宋体" w:hAnsi="Times New Roman" w:cs="Times New Roman" w:hint="eastAsia"/>
          <w:sz w:val="18"/>
          <w:szCs w:val="18"/>
        </w:rPr>
        <w:t>，参与撰写著作《中国家庭低碳行为及支付意愿》（科学出版社，</w:t>
      </w:r>
      <w:r w:rsidRPr="00970121">
        <w:rPr>
          <w:rFonts w:ascii="Times New Roman" w:eastAsia="宋体" w:hAnsi="Times New Roman" w:cs="Times New Roman" w:hint="eastAsia"/>
          <w:sz w:val="18"/>
          <w:szCs w:val="18"/>
        </w:rPr>
        <w:t>2025</w:t>
      </w:r>
      <w:r w:rsidRPr="00970121">
        <w:rPr>
          <w:rFonts w:ascii="Times New Roman" w:eastAsia="宋体" w:hAnsi="Times New Roman" w:cs="Times New Roman" w:hint="eastAsia"/>
          <w:sz w:val="18"/>
          <w:szCs w:val="18"/>
        </w:rPr>
        <w:t>）</w:t>
      </w:r>
      <w:r w:rsidR="00E5771B">
        <w:rPr>
          <w:rFonts w:ascii="Times New Roman" w:eastAsia="宋体" w:hAnsi="Times New Roman" w:cs="Times New Roman" w:hint="eastAsia"/>
          <w:sz w:val="18"/>
          <w:szCs w:val="18"/>
        </w:rPr>
        <w:t>，分析中国家庭用能情况和碳排放差异，测算中国家庭层面的碳支付意愿</w:t>
      </w:r>
      <w:r w:rsidRPr="00970121">
        <w:rPr>
          <w:rFonts w:ascii="Times New Roman" w:eastAsia="宋体" w:hAnsi="Times New Roman" w:cs="Times New Roman"/>
          <w:sz w:val="18"/>
          <w:szCs w:val="18"/>
        </w:rPr>
        <w:t>。</w:t>
      </w:r>
    </w:p>
    <w:p w14:paraId="4466D6A0" w14:textId="2BC39ADF" w:rsidR="00DE74D2" w:rsidRPr="00970121" w:rsidRDefault="00DE74D2" w:rsidP="00DE74D2">
      <w:pPr>
        <w:pStyle w:val="a5"/>
        <w:numPr>
          <w:ilvl w:val="0"/>
          <w:numId w:val="8"/>
        </w:numPr>
        <w:spacing w:before="50"/>
        <w:ind w:left="420" w:firstLineChars="0"/>
        <w:rPr>
          <w:rFonts w:ascii="Times New Roman" w:eastAsia="宋体" w:hAnsi="Times New Roman" w:cs="Times New Roman"/>
          <w:sz w:val="18"/>
          <w:szCs w:val="18"/>
        </w:rPr>
      </w:pPr>
      <w:r w:rsidRPr="00970121">
        <w:rPr>
          <w:rFonts w:ascii="Times New Roman" w:eastAsia="宋体" w:hAnsi="Times New Roman" w:cs="Times New Roman" w:hint="eastAsia"/>
          <w:sz w:val="18"/>
          <w:szCs w:val="18"/>
        </w:rPr>
        <w:t>参加国家自科青年基金项目《新能源的人民币定价及对人民币国际化的影响》</w:t>
      </w:r>
      <w:r w:rsidR="0037346B">
        <w:rPr>
          <w:rFonts w:ascii="Times New Roman" w:eastAsia="宋体" w:hAnsi="Times New Roman" w:cs="Times New Roman" w:hint="eastAsia"/>
          <w:sz w:val="18"/>
          <w:szCs w:val="18"/>
        </w:rPr>
        <w:t>，分析新能源发展对人民币国际化的重要推动作用以及关键金属在新能源产业链中扮演的重要角色。</w:t>
      </w:r>
    </w:p>
    <w:p w14:paraId="60769FDA" w14:textId="34391FCD" w:rsidR="00DE74D2" w:rsidRPr="00DE74D2" w:rsidRDefault="00DE74D2" w:rsidP="00DE74D2">
      <w:pPr>
        <w:pStyle w:val="a5"/>
        <w:numPr>
          <w:ilvl w:val="0"/>
          <w:numId w:val="8"/>
        </w:numPr>
        <w:spacing w:before="50"/>
        <w:ind w:left="420" w:firstLineChars="0"/>
        <w:rPr>
          <w:rFonts w:ascii="Times New Roman" w:eastAsia="宋体" w:hAnsi="Times New Roman" w:cs="Times New Roman" w:hint="eastAsia"/>
          <w:sz w:val="18"/>
          <w:szCs w:val="18"/>
        </w:rPr>
      </w:pPr>
      <w:r w:rsidRPr="00970121">
        <w:rPr>
          <w:rFonts w:ascii="Times New Roman" w:eastAsia="宋体" w:hAnsi="Times New Roman" w:cs="Times New Roman"/>
          <w:sz w:val="18"/>
          <w:szCs w:val="18"/>
        </w:rPr>
        <w:t>参与</w:t>
      </w:r>
      <w:r w:rsidR="009C13D3">
        <w:rPr>
          <w:rFonts w:ascii="Times New Roman" w:eastAsia="宋体" w:hAnsi="Times New Roman" w:cs="Times New Roman" w:hint="eastAsia"/>
          <w:sz w:val="18"/>
          <w:szCs w:val="18"/>
        </w:rPr>
        <w:t>能源经济学</w:t>
      </w:r>
      <w:r w:rsidRPr="00970121">
        <w:rPr>
          <w:rFonts w:ascii="Times New Roman" w:eastAsia="宋体" w:hAnsi="Times New Roman" w:cs="Times New Roman"/>
          <w:sz w:val="18"/>
          <w:szCs w:val="18"/>
        </w:rPr>
        <w:t>教材《能源技术与工程》</w:t>
      </w:r>
      <w:r w:rsidR="009C13D3">
        <w:rPr>
          <w:rFonts w:ascii="Times New Roman" w:eastAsia="宋体" w:hAnsi="Times New Roman" w:cs="Times New Roman" w:hint="eastAsia"/>
          <w:sz w:val="18"/>
          <w:szCs w:val="18"/>
        </w:rPr>
        <w:t>部分内容</w:t>
      </w:r>
      <w:r w:rsidRPr="00970121">
        <w:rPr>
          <w:rFonts w:ascii="Times New Roman" w:eastAsia="宋体" w:hAnsi="Times New Roman" w:cs="Times New Roman"/>
          <w:sz w:val="18"/>
          <w:szCs w:val="18"/>
        </w:rPr>
        <w:t>撰写</w:t>
      </w:r>
      <w:r w:rsidRPr="00970121">
        <w:rPr>
          <w:rFonts w:ascii="Times New Roman" w:eastAsia="宋体" w:hAnsi="Times New Roman" w:cs="Times New Roman" w:hint="eastAsia"/>
          <w:sz w:val="18"/>
          <w:szCs w:val="18"/>
        </w:rPr>
        <w:t>和</w:t>
      </w:r>
      <w:r w:rsidRPr="00970121">
        <w:rPr>
          <w:rFonts w:ascii="Times New Roman" w:eastAsia="宋体" w:hAnsi="Times New Roman" w:cs="Times New Roman"/>
          <w:sz w:val="18"/>
          <w:szCs w:val="18"/>
        </w:rPr>
        <w:t>排版</w:t>
      </w:r>
      <w:r w:rsidR="009C13D3">
        <w:rPr>
          <w:rFonts w:ascii="Times New Roman" w:eastAsia="宋体" w:hAnsi="Times New Roman" w:cs="Times New Roman" w:hint="eastAsia"/>
          <w:sz w:val="18"/>
          <w:szCs w:val="18"/>
        </w:rPr>
        <w:t>，核心探讨传统能源和新能源的技术开发和投资测算。</w:t>
      </w:r>
    </w:p>
    <w:p w14:paraId="7B81E4CF" w14:textId="64E73033" w:rsidR="009F78EC" w:rsidRPr="00970121" w:rsidRDefault="00970121" w:rsidP="00E5771B">
      <w:pPr>
        <w:spacing w:beforeLines="50" w:before="163"/>
        <w:rPr>
          <w:rFonts w:ascii="宋体" w:hAnsi="宋体" w:hint="eastAsia"/>
          <w:b/>
          <w:color w:val="0070C0"/>
          <w:sz w:val="21"/>
          <w:szCs w:val="21"/>
          <w:u w:val="single"/>
        </w:rPr>
      </w:pPr>
      <w:r w:rsidRPr="00970121">
        <w:rPr>
          <w:rFonts w:ascii="宋体" w:hAnsi="宋体" w:hint="eastAsia"/>
          <w:b/>
          <w:color w:val="0070C0"/>
          <w:sz w:val="21"/>
          <w:szCs w:val="21"/>
          <w:u w:val="single"/>
        </w:rPr>
        <w:t>部分</w:t>
      </w:r>
      <w:r w:rsidR="009F78EC" w:rsidRPr="00970121">
        <w:rPr>
          <w:rFonts w:ascii="宋体" w:hAnsi="宋体" w:hint="eastAsia"/>
          <w:b/>
          <w:color w:val="0070C0"/>
          <w:sz w:val="21"/>
          <w:szCs w:val="21"/>
          <w:u w:val="single"/>
        </w:rPr>
        <w:t>科研成果</w:t>
      </w:r>
    </w:p>
    <w:p w14:paraId="718FD781" w14:textId="1B7E26CA" w:rsidR="00296A75" w:rsidRPr="00970121" w:rsidRDefault="00296A75" w:rsidP="009F78EC">
      <w:pPr>
        <w:pStyle w:val="a5"/>
        <w:numPr>
          <w:ilvl w:val="0"/>
          <w:numId w:val="5"/>
        </w:numPr>
        <w:spacing w:before="50"/>
        <w:ind w:firstLineChars="0"/>
        <w:jc w:val="both"/>
        <w:rPr>
          <w:rFonts w:ascii="Times New Roman" w:eastAsia="宋体" w:hAnsi="Times New Roman" w:cs="Times New Roman"/>
          <w:sz w:val="18"/>
          <w:szCs w:val="18"/>
        </w:rPr>
      </w:pPr>
      <w:r w:rsidRPr="00970121">
        <w:rPr>
          <w:rFonts w:ascii="Times New Roman" w:eastAsia="宋体" w:hAnsi="Times New Roman" w:cs="Times New Roman"/>
          <w:sz w:val="18"/>
          <w:szCs w:val="18"/>
        </w:rPr>
        <w:t xml:space="preserve">Qiao H, Qin P, Liu Y, </w:t>
      </w:r>
      <w:r w:rsidR="005649C8" w:rsidRPr="00970121">
        <w:rPr>
          <w:rFonts w:ascii="Times New Roman" w:eastAsia="宋体" w:hAnsi="Times New Roman" w:cs="Times New Roman"/>
          <w:b/>
          <w:bCs/>
          <w:sz w:val="18"/>
          <w:szCs w:val="18"/>
        </w:rPr>
        <w:t>Y</w:t>
      </w:r>
      <w:r w:rsidR="005649C8" w:rsidRPr="00970121">
        <w:rPr>
          <w:rFonts w:ascii="Times New Roman" w:eastAsia="宋体" w:hAnsi="Times New Roman" w:cs="Times New Roman" w:hint="eastAsia"/>
          <w:b/>
          <w:bCs/>
          <w:sz w:val="18"/>
          <w:szCs w:val="18"/>
        </w:rPr>
        <w:t>u</w:t>
      </w:r>
      <w:r w:rsidR="005649C8" w:rsidRPr="00970121">
        <w:rPr>
          <w:rFonts w:ascii="Times New Roman" w:eastAsia="宋体" w:hAnsi="Times New Roman" w:cs="Times New Roman"/>
          <w:b/>
          <w:bCs/>
          <w:sz w:val="18"/>
          <w:szCs w:val="18"/>
        </w:rPr>
        <w:t>gang Yang</w:t>
      </w:r>
      <w:r w:rsidRPr="00970121">
        <w:rPr>
          <w:rFonts w:ascii="Times New Roman" w:eastAsia="宋体" w:hAnsi="Times New Roman" w:cs="Times New Roman"/>
          <w:sz w:val="18"/>
          <w:szCs w:val="18"/>
        </w:rPr>
        <w:t xml:space="preserve">. International energy trade and inflation dynamics: The role of invoicing currency use during the low carbon transition[J]. </w:t>
      </w:r>
      <w:r w:rsidRPr="00970121">
        <w:rPr>
          <w:rFonts w:ascii="Times New Roman" w:eastAsia="宋体" w:hAnsi="Times New Roman" w:cs="Times New Roman"/>
          <w:b/>
          <w:bCs/>
          <w:i/>
          <w:iCs/>
          <w:sz w:val="18"/>
          <w:szCs w:val="18"/>
        </w:rPr>
        <w:t>Energy Economics,</w:t>
      </w:r>
      <w:r w:rsidRPr="00970121">
        <w:rPr>
          <w:rFonts w:ascii="Times New Roman" w:eastAsia="宋体" w:hAnsi="Times New Roman" w:cs="Times New Roman"/>
          <w:sz w:val="18"/>
          <w:szCs w:val="18"/>
        </w:rPr>
        <w:t xml:space="preserve"> 2023: 107178.</w:t>
      </w:r>
      <w:r w:rsidR="0037346B">
        <w:rPr>
          <w:rFonts w:ascii="Times New Roman" w:eastAsia="宋体" w:hAnsi="Times New Roman" w:cs="Times New Roman" w:hint="eastAsia"/>
          <w:sz w:val="18"/>
          <w:szCs w:val="18"/>
        </w:rPr>
        <w:t>（</w:t>
      </w:r>
      <w:ins w:id="3" w:author="Dylan Yang" w:date="2025-03-27T00:10:00Z">
        <w:r w:rsidR="0037346B" w:rsidRPr="0037346B">
          <w:rPr>
            <w:rFonts w:ascii="Times New Roman" w:eastAsia="宋体" w:hAnsi="Times New Roman" w:cs="Times New Roman" w:hint="eastAsia"/>
            <w:sz w:val="18"/>
            <w:szCs w:val="18"/>
          </w:rPr>
          <w:t>SCI, SSCI, JCR: Q1</w:t>
        </w:r>
      </w:ins>
      <w:r w:rsidR="0037346B">
        <w:rPr>
          <w:rFonts w:ascii="Times New Roman" w:eastAsia="宋体" w:hAnsi="Times New Roman" w:cs="Times New Roman" w:hint="eastAsia"/>
          <w:sz w:val="18"/>
          <w:szCs w:val="18"/>
        </w:rPr>
        <w:t>）</w:t>
      </w:r>
    </w:p>
    <w:p w14:paraId="364B56E4" w14:textId="712AD6E7" w:rsidR="00296A75" w:rsidRPr="00970121" w:rsidRDefault="00296A75" w:rsidP="009F78EC">
      <w:pPr>
        <w:pStyle w:val="a5"/>
        <w:numPr>
          <w:ilvl w:val="0"/>
          <w:numId w:val="5"/>
        </w:numPr>
        <w:spacing w:before="50"/>
        <w:ind w:firstLineChars="0"/>
        <w:jc w:val="both"/>
        <w:rPr>
          <w:rFonts w:ascii="Times New Roman" w:eastAsia="宋体" w:hAnsi="Times New Roman" w:cs="Times New Roman"/>
          <w:sz w:val="18"/>
          <w:szCs w:val="18"/>
        </w:rPr>
      </w:pPr>
      <w:r w:rsidRPr="00970121">
        <w:rPr>
          <w:rFonts w:ascii="Times New Roman" w:eastAsia="宋体" w:hAnsi="Times New Roman" w:cs="Times New Roman" w:hint="eastAsia"/>
          <w:sz w:val="18"/>
          <w:szCs w:val="18"/>
        </w:rPr>
        <w:t>刘阳</w:t>
      </w:r>
      <w:r w:rsidRPr="00970121">
        <w:rPr>
          <w:rFonts w:ascii="Times New Roman" w:eastAsia="宋体" w:hAnsi="Times New Roman" w:cs="Times New Roman" w:hint="eastAsia"/>
          <w:sz w:val="18"/>
          <w:szCs w:val="18"/>
        </w:rPr>
        <w:t>,</w:t>
      </w:r>
      <w:r w:rsidRPr="00970121">
        <w:rPr>
          <w:rFonts w:ascii="Times New Roman" w:eastAsia="宋体" w:hAnsi="Times New Roman" w:cs="Times New Roman" w:hint="eastAsia"/>
          <w:b/>
          <w:bCs/>
          <w:sz w:val="18"/>
          <w:szCs w:val="18"/>
        </w:rPr>
        <w:t>杨玉刚</w:t>
      </w:r>
      <w:r w:rsidRPr="00970121">
        <w:rPr>
          <w:rFonts w:ascii="Times New Roman" w:eastAsia="宋体" w:hAnsi="Times New Roman" w:cs="Times New Roman" w:hint="eastAsia"/>
          <w:sz w:val="18"/>
          <w:szCs w:val="18"/>
        </w:rPr>
        <w:t>,</w:t>
      </w:r>
      <w:r w:rsidRPr="00970121">
        <w:rPr>
          <w:rFonts w:ascii="Times New Roman" w:eastAsia="宋体" w:hAnsi="Times New Roman" w:cs="Times New Roman" w:hint="eastAsia"/>
          <w:sz w:val="18"/>
          <w:szCs w:val="18"/>
        </w:rPr>
        <w:t>韩立岩</w:t>
      </w:r>
      <w:r w:rsidRPr="00970121">
        <w:rPr>
          <w:rFonts w:ascii="Times New Roman" w:eastAsia="宋体" w:hAnsi="Times New Roman" w:cs="Times New Roman" w:hint="eastAsia"/>
          <w:sz w:val="18"/>
          <w:szCs w:val="18"/>
        </w:rPr>
        <w:t>.</w:t>
      </w:r>
      <w:r w:rsidRPr="00970121">
        <w:rPr>
          <w:rFonts w:ascii="Times New Roman" w:eastAsia="宋体" w:hAnsi="Times New Roman" w:cs="Times New Roman" w:hint="eastAsia"/>
          <w:sz w:val="18"/>
          <w:szCs w:val="18"/>
        </w:rPr>
        <w:t>国际能源大变局下的中国能源定价权</w:t>
      </w:r>
      <w:r w:rsidRPr="00970121">
        <w:rPr>
          <w:rFonts w:ascii="Times New Roman" w:eastAsia="宋体" w:hAnsi="Times New Roman" w:cs="Times New Roman" w:hint="eastAsia"/>
          <w:sz w:val="18"/>
          <w:szCs w:val="18"/>
        </w:rPr>
        <w:t>[J].</w:t>
      </w:r>
      <w:r w:rsidRPr="00970121">
        <w:rPr>
          <w:rFonts w:ascii="Times New Roman" w:eastAsia="宋体" w:hAnsi="Times New Roman" w:cs="Times New Roman" w:hint="eastAsia"/>
          <w:b/>
          <w:bCs/>
          <w:i/>
          <w:iCs/>
          <w:sz w:val="18"/>
          <w:szCs w:val="18"/>
        </w:rPr>
        <w:t>国际金融</w:t>
      </w:r>
      <w:r w:rsidRPr="00970121">
        <w:rPr>
          <w:rFonts w:ascii="Times New Roman" w:eastAsia="宋体" w:hAnsi="Times New Roman" w:cs="Times New Roman" w:hint="eastAsia"/>
          <w:sz w:val="18"/>
          <w:szCs w:val="18"/>
        </w:rPr>
        <w:t>,2023(05):24-27.</w:t>
      </w:r>
      <w:r w:rsidR="0037346B">
        <w:rPr>
          <w:rFonts w:ascii="Times New Roman" w:eastAsia="宋体" w:hAnsi="Times New Roman" w:cs="Times New Roman" w:hint="eastAsia"/>
          <w:sz w:val="18"/>
          <w:szCs w:val="18"/>
        </w:rPr>
        <w:t>（</w:t>
      </w:r>
      <w:r w:rsidR="0037346B">
        <w:rPr>
          <w:rFonts w:ascii="Times New Roman" w:eastAsia="宋体" w:hAnsi="Times New Roman" w:cs="Times New Roman" w:hint="eastAsia"/>
          <w:sz w:val="18"/>
          <w:szCs w:val="18"/>
        </w:rPr>
        <w:t>AMI</w:t>
      </w:r>
      <w:r w:rsidR="0037346B">
        <w:rPr>
          <w:rFonts w:ascii="Times New Roman" w:eastAsia="宋体" w:hAnsi="Times New Roman" w:cs="Times New Roman" w:hint="eastAsia"/>
          <w:sz w:val="18"/>
          <w:szCs w:val="18"/>
        </w:rPr>
        <w:t>核心）</w:t>
      </w:r>
    </w:p>
    <w:p w14:paraId="54D12C24" w14:textId="741C5AE4" w:rsidR="00970121" w:rsidRDefault="00CE4982" w:rsidP="00970121">
      <w:pPr>
        <w:pStyle w:val="a5"/>
        <w:numPr>
          <w:ilvl w:val="0"/>
          <w:numId w:val="5"/>
        </w:numPr>
        <w:spacing w:before="50"/>
        <w:ind w:firstLineChars="0"/>
        <w:jc w:val="both"/>
        <w:rPr>
          <w:rFonts w:ascii="Times New Roman" w:eastAsia="宋体" w:hAnsi="Times New Roman" w:cs="Times New Roman"/>
          <w:sz w:val="18"/>
          <w:szCs w:val="18"/>
        </w:rPr>
      </w:pPr>
      <w:r w:rsidRPr="00970121">
        <w:rPr>
          <w:rFonts w:ascii="Times New Roman" w:eastAsia="宋体" w:hAnsi="Times New Roman" w:cs="Times New Roman"/>
          <w:sz w:val="18"/>
          <w:szCs w:val="18"/>
        </w:rPr>
        <w:t xml:space="preserve">Yang Liu, </w:t>
      </w:r>
      <w:r w:rsidRPr="00970121">
        <w:rPr>
          <w:rFonts w:ascii="Times New Roman" w:eastAsia="宋体" w:hAnsi="Times New Roman" w:cs="Times New Roman"/>
          <w:b/>
          <w:bCs/>
          <w:sz w:val="18"/>
          <w:szCs w:val="18"/>
        </w:rPr>
        <w:t>Yugang Yang</w:t>
      </w:r>
      <w:r w:rsidRPr="00970121">
        <w:rPr>
          <w:rFonts w:ascii="Times New Roman" w:eastAsia="宋体" w:hAnsi="Times New Roman" w:cs="Times New Roman"/>
          <w:sz w:val="18"/>
          <w:szCs w:val="18"/>
        </w:rPr>
        <w:t>. Carbon Literacy, Switching Cost, and Consumer Choice: Evidence from the New Energy Vehicle Purchase Analysis</w:t>
      </w:r>
      <w:r w:rsidR="00B87FCD" w:rsidRPr="00970121">
        <w:rPr>
          <w:rFonts w:ascii="Times New Roman" w:eastAsia="宋体" w:hAnsi="Times New Roman" w:cs="Times New Roman"/>
          <w:sz w:val="18"/>
          <w:szCs w:val="18"/>
        </w:rPr>
        <w:t xml:space="preserve">[J]. </w:t>
      </w:r>
      <w:r w:rsidR="00B87FCD" w:rsidRPr="00970121">
        <w:rPr>
          <w:rFonts w:ascii="Times New Roman" w:eastAsia="宋体" w:hAnsi="Times New Roman" w:cs="Times New Roman"/>
          <w:b/>
          <w:bCs/>
          <w:i/>
          <w:iCs/>
          <w:sz w:val="18"/>
          <w:szCs w:val="18"/>
        </w:rPr>
        <w:t>Energy Policy,</w:t>
      </w:r>
      <w:r w:rsidR="00B87FCD" w:rsidRPr="00970121">
        <w:rPr>
          <w:rFonts w:ascii="Times New Roman" w:eastAsia="宋体" w:hAnsi="Times New Roman" w:cs="Times New Roman"/>
          <w:sz w:val="18"/>
          <w:szCs w:val="18"/>
        </w:rPr>
        <w:t xml:space="preserve"> 202</w:t>
      </w:r>
      <w:r w:rsidR="003349F8" w:rsidRPr="00970121">
        <w:rPr>
          <w:rFonts w:ascii="Times New Roman" w:eastAsia="宋体" w:hAnsi="Times New Roman" w:cs="Times New Roman"/>
          <w:sz w:val="18"/>
          <w:szCs w:val="18"/>
        </w:rPr>
        <w:t>5,198:</w:t>
      </w:r>
      <w:r w:rsidR="003349F8" w:rsidRPr="00970121">
        <w:rPr>
          <w:sz w:val="18"/>
          <w:szCs w:val="18"/>
        </w:rPr>
        <w:t xml:space="preserve"> </w:t>
      </w:r>
      <w:r w:rsidR="003349F8" w:rsidRPr="00970121">
        <w:rPr>
          <w:rFonts w:ascii="Times New Roman" w:eastAsia="宋体" w:hAnsi="Times New Roman" w:cs="Times New Roman"/>
          <w:sz w:val="18"/>
          <w:szCs w:val="18"/>
        </w:rPr>
        <w:t>114478.</w:t>
      </w:r>
      <w:r w:rsidR="0037346B">
        <w:rPr>
          <w:rFonts w:ascii="Times New Roman" w:eastAsia="宋体" w:hAnsi="Times New Roman" w:cs="Times New Roman" w:hint="eastAsia"/>
          <w:sz w:val="18"/>
          <w:szCs w:val="18"/>
        </w:rPr>
        <w:t>（</w:t>
      </w:r>
      <w:ins w:id="4" w:author="Dylan Yang" w:date="2025-03-27T00:10:00Z">
        <w:r w:rsidR="0037346B" w:rsidRPr="0037346B">
          <w:rPr>
            <w:rFonts w:ascii="Times New Roman" w:eastAsia="宋体" w:hAnsi="Times New Roman" w:cs="Times New Roman" w:hint="eastAsia"/>
            <w:sz w:val="18"/>
            <w:szCs w:val="18"/>
          </w:rPr>
          <w:t>SCI, SSCI, JCR: Q1</w:t>
        </w:r>
      </w:ins>
      <w:r w:rsidR="0037346B">
        <w:rPr>
          <w:rFonts w:ascii="Times New Roman" w:eastAsia="宋体" w:hAnsi="Times New Roman" w:cs="Times New Roman" w:hint="eastAsia"/>
          <w:sz w:val="18"/>
          <w:szCs w:val="18"/>
        </w:rPr>
        <w:t>）</w:t>
      </w:r>
    </w:p>
    <w:p w14:paraId="021D94CE" w14:textId="4FCBB44F" w:rsidR="001C40C7" w:rsidRPr="00970121" w:rsidRDefault="001C40C7" w:rsidP="00970121">
      <w:pPr>
        <w:pStyle w:val="a5"/>
        <w:numPr>
          <w:ilvl w:val="0"/>
          <w:numId w:val="5"/>
        </w:numPr>
        <w:spacing w:before="50"/>
        <w:ind w:firstLineChars="0"/>
        <w:jc w:val="both"/>
        <w:rPr>
          <w:rFonts w:ascii="Times New Roman" w:eastAsia="宋体" w:hAnsi="Times New Roman" w:cs="Times New Roman"/>
          <w:sz w:val="18"/>
          <w:szCs w:val="18"/>
        </w:rPr>
      </w:pPr>
      <w:r w:rsidRPr="00970121">
        <w:rPr>
          <w:rFonts w:ascii="Times New Roman" w:hAnsi="Times New Roman" w:cs="Times New Roman"/>
          <w:sz w:val="18"/>
          <w:szCs w:val="18"/>
        </w:rPr>
        <w:t xml:space="preserve">Xiaokun Yu, </w:t>
      </w:r>
      <w:r w:rsidRPr="00970121">
        <w:rPr>
          <w:rFonts w:ascii="Times New Roman" w:hAnsi="Times New Roman" w:cs="Times New Roman"/>
          <w:b/>
          <w:bCs/>
          <w:sz w:val="18"/>
          <w:szCs w:val="18"/>
        </w:rPr>
        <w:t>Yugang Yang</w:t>
      </w:r>
      <w:r w:rsidRPr="00970121">
        <w:rPr>
          <w:rFonts w:ascii="Times New Roman" w:hAnsi="Times New Roman" w:cs="Times New Roman"/>
          <w:sz w:val="18"/>
          <w:szCs w:val="18"/>
        </w:rPr>
        <w:t>, Yang Liu*. The Lingering Shadow: Understanding the Long-Term Impact of Natural Disasters on Social Trust. (</w:t>
      </w:r>
      <w:r w:rsidR="003349F8" w:rsidRPr="00970121">
        <w:rPr>
          <w:rFonts w:ascii="Times New Roman" w:hAnsi="Times New Roman" w:cs="Times New Roman"/>
          <w:b/>
          <w:bCs/>
          <w:i/>
          <w:iCs/>
          <w:sz w:val="18"/>
          <w:szCs w:val="18"/>
        </w:rPr>
        <w:t>China Economic Review</w:t>
      </w:r>
      <w:r w:rsidRPr="0037346B">
        <w:rPr>
          <w:rFonts w:ascii="宋体" w:eastAsia="宋体" w:hAnsi="宋体" w:cs="Times New Roman"/>
          <w:sz w:val="18"/>
          <w:szCs w:val="18"/>
        </w:rPr>
        <w:t>在投)</w:t>
      </w:r>
    </w:p>
    <w:p w14:paraId="772E43B0" w14:textId="77777777" w:rsidR="00296A75" w:rsidRPr="00970121" w:rsidRDefault="00296A75" w:rsidP="00E5771B">
      <w:pPr>
        <w:spacing w:beforeLines="50" w:before="163" w:line="308" w:lineRule="exact"/>
        <w:rPr>
          <w:rFonts w:ascii="宋体" w:hAnsi="宋体" w:hint="eastAsia"/>
          <w:b/>
          <w:color w:val="0070C0"/>
          <w:sz w:val="21"/>
          <w:szCs w:val="21"/>
          <w:u w:val="single"/>
        </w:rPr>
      </w:pPr>
      <w:r w:rsidRPr="00970121">
        <w:rPr>
          <w:rFonts w:ascii="宋体" w:hAnsi="宋体" w:hint="eastAsia"/>
          <w:b/>
          <w:color w:val="0070C0"/>
          <w:sz w:val="21"/>
          <w:szCs w:val="21"/>
          <w:u w:val="single"/>
        </w:rPr>
        <w:t>专业技能</w:t>
      </w:r>
    </w:p>
    <w:p w14:paraId="0A7438CA" w14:textId="3540E9C2" w:rsidR="00EE301B" w:rsidRPr="00970121" w:rsidRDefault="00296A75" w:rsidP="00B7218B">
      <w:pPr>
        <w:spacing w:line="288" w:lineRule="auto"/>
        <w:rPr>
          <w:rFonts w:ascii="Times New Roman" w:hAnsi="Times New Roman" w:cs="Times New Roman"/>
          <w:color w:val="252525"/>
          <w:sz w:val="18"/>
          <w:szCs w:val="18"/>
        </w:rPr>
      </w:pPr>
      <w:proofErr w:type="spellStart"/>
      <w:r w:rsidRPr="00970121">
        <w:rPr>
          <w:rFonts w:ascii="Times New Roman" w:hAnsi="Times New Roman" w:cs="Times New Roman"/>
          <w:color w:val="252525"/>
          <w:sz w:val="18"/>
          <w:szCs w:val="18"/>
        </w:rPr>
        <w:t>M</w:t>
      </w:r>
      <w:r w:rsidR="003A0C33" w:rsidRPr="00970121">
        <w:rPr>
          <w:rFonts w:ascii="Times New Roman" w:hAnsi="Times New Roman" w:cs="Times New Roman" w:hint="eastAsia"/>
          <w:color w:val="252525"/>
          <w:sz w:val="18"/>
          <w:szCs w:val="18"/>
        </w:rPr>
        <w:t>at</w:t>
      </w:r>
      <w:r w:rsidR="003A0C33" w:rsidRPr="00970121">
        <w:rPr>
          <w:rFonts w:ascii="Times New Roman" w:hAnsi="Times New Roman" w:cs="Times New Roman"/>
          <w:color w:val="252525"/>
          <w:sz w:val="18"/>
          <w:szCs w:val="18"/>
        </w:rPr>
        <w:t>lab</w:t>
      </w:r>
      <w:proofErr w:type="spellEnd"/>
      <w:r w:rsidR="003A0C33" w:rsidRPr="00970121">
        <w:rPr>
          <w:rFonts w:ascii="Times New Roman" w:hAnsi="Times New Roman" w:cs="Times New Roman"/>
          <w:color w:val="252525"/>
          <w:sz w:val="18"/>
          <w:szCs w:val="18"/>
        </w:rPr>
        <w:t xml:space="preserve">; </w:t>
      </w:r>
      <w:r w:rsidRPr="00970121">
        <w:rPr>
          <w:rFonts w:ascii="Times New Roman" w:hAnsi="Times New Roman" w:cs="Times New Roman"/>
          <w:color w:val="252525"/>
          <w:sz w:val="18"/>
          <w:szCs w:val="18"/>
        </w:rPr>
        <w:t>S</w:t>
      </w:r>
      <w:r w:rsidR="003A0C33" w:rsidRPr="00970121">
        <w:rPr>
          <w:rFonts w:ascii="Times New Roman" w:hAnsi="Times New Roman" w:cs="Times New Roman"/>
          <w:color w:val="252525"/>
          <w:sz w:val="18"/>
          <w:szCs w:val="18"/>
        </w:rPr>
        <w:t>tata</w:t>
      </w:r>
      <w:r w:rsidR="00C555B2" w:rsidRPr="00970121">
        <w:rPr>
          <w:rFonts w:ascii="Times New Roman" w:hAnsi="Times New Roman" w:cs="Times New Roman" w:hint="eastAsia"/>
          <w:color w:val="252525"/>
          <w:sz w:val="18"/>
          <w:szCs w:val="18"/>
        </w:rPr>
        <w:t xml:space="preserve">; </w:t>
      </w:r>
      <w:r w:rsidRPr="00970121">
        <w:rPr>
          <w:rFonts w:ascii="Times New Roman" w:hAnsi="Times New Roman" w:cs="Times New Roman"/>
          <w:color w:val="252525"/>
          <w:sz w:val="18"/>
          <w:szCs w:val="18"/>
        </w:rPr>
        <w:t>La</w:t>
      </w:r>
      <w:r w:rsidR="003A0C33" w:rsidRPr="00970121">
        <w:rPr>
          <w:rFonts w:ascii="Times New Roman" w:hAnsi="Times New Roman" w:cs="Times New Roman"/>
          <w:color w:val="252525"/>
          <w:sz w:val="18"/>
          <w:szCs w:val="18"/>
        </w:rPr>
        <w:t>tex</w:t>
      </w:r>
      <w:r w:rsidRPr="00970121">
        <w:rPr>
          <w:rFonts w:ascii="Times New Roman" w:eastAsia="等线" w:hAnsi="Times New Roman" w:cs="Times New Roman" w:hint="eastAsia"/>
          <w:color w:val="252525"/>
          <w:sz w:val="18"/>
          <w:szCs w:val="18"/>
        </w:rPr>
        <w:t>;</w:t>
      </w:r>
      <w:r w:rsidRPr="00970121">
        <w:rPr>
          <w:rFonts w:ascii="Times New Roman" w:hAnsi="Times New Roman" w:cs="Times New Roman"/>
          <w:color w:val="252525"/>
          <w:sz w:val="18"/>
          <w:szCs w:val="18"/>
        </w:rPr>
        <w:t xml:space="preserve"> </w:t>
      </w:r>
      <w:r w:rsidR="00866D9F" w:rsidRPr="00970121">
        <w:rPr>
          <w:rFonts w:ascii="Times New Roman" w:hAnsi="Times New Roman" w:cs="Times New Roman" w:hint="eastAsia"/>
          <w:color w:val="252525"/>
          <w:sz w:val="18"/>
          <w:szCs w:val="18"/>
        </w:rPr>
        <w:t>英语</w:t>
      </w:r>
      <w:r w:rsidR="00970121">
        <w:rPr>
          <w:rFonts w:ascii="Times New Roman" w:hAnsi="Times New Roman" w:cs="Times New Roman" w:hint="eastAsia"/>
          <w:color w:val="252525"/>
          <w:sz w:val="18"/>
          <w:szCs w:val="18"/>
        </w:rPr>
        <w:t>（</w:t>
      </w:r>
      <w:r w:rsidR="00970121">
        <w:rPr>
          <w:rFonts w:ascii="Times New Roman" w:hAnsi="Times New Roman" w:cs="Times New Roman" w:hint="eastAsia"/>
          <w:color w:val="252525"/>
          <w:sz w:val="18"/>
          <w:szCs w:val="18"/>
        </w:rPr>
        <w:t>CET</w:t>
      </w:r>
      <w:r w:rsidR="0037346B">
        <w:rPr>
          <w:rFonts w:ascii="Times New Roman" w:hAnsi="Times New Roman" w:cs="Times New Roman" w:hint="eastAsia"/>
          <w:color w:val="252525"/>
          <w:sz w:val="18"/>
          <w:szCs w:val="18"/>
        </w:rPr>
        <w:t>6-</w:t>
      </w:r>
      <w:r w:rsidR="00970121">
        <w:rPr>
          <w:rFonts w:ascii="Times New Roman" w:hAnsi="Times New Roman" w:cs="Times New Roman" w:hint="eastAsia"/>
          <w:color w:val="252525"/>
          <w:sz w:val="18"/>
          <w:szCs w:val="18"/>
        </w:rPr>
        <w:t>542</w:t>
      </w:r>
      <w:r w:rsidR="00970121">
        <w:rPr>
          <w:rFonts w:ascii="Times New Roman" w:hAnsi="Times New Roman" w:cs="Times New Roman" w:hint="eastAsia"/>
          <w:color w:val="252525"/>
          <w:sz w:val="18"/>
          <w:szCs w:val="18"/>
        </w:rPr>
        <w:t>）</w:t>
      </w:r>
      <w:r w:rsidR="004B2619">
        <w:rPr>
          <w:rFonts w:ascii="Times New Roman" w:hAnsi="Times New Roman" w:cs="Times New Roman" w:hint="eastAsia"/>
          <w:color w:val="252525"/>
          <w:sz w:val="18"/>
          <w:szCs w:val="18"/>
        </w:rPr>
        <w:t>；</w:t>
      </w:r>
    </w:p>
    <w:sectPr w:rsidR="00EE301B" w:rsidRPr="00970121" w:rsidSect="00B7218B">
      <w:pgSz w:w="11906" w:h="16838"/>
      <w:pgMar w:top="720" w:right="720" w:bottom="720" w:left="720" w:header="851" w:footer="992"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4EA6A4" w14:textId="77777777" w:rsidR="004652CB" w:rsidRDefault="004652CB" w:rsidP="00CE4982">
      <w:r>
        <w:separator/>
      </w:r>
    </w:p>
  </w:endnote>
  <w:endnote w:type="continuationSeparator" w:id="0">
    <w:p w14:paraId="6DAD8F7D" w14:textId="77777777" w:rsidR="004652CB" w:rsidRDefault="004652CB" w:rsidP="00CE49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Calibri">
    <w:altName w:val="Calibri"/>
    <w:panose1 w:val="020F0502020204030204"/>
    <w:charset w:val="00"/>
    <w:family w:val="swiss"/>
    <w:pitch w:val="variable"/>
    <w:sig w:usb0="E4002EFF" w:usb1="C200247B" w:usb2="00000009" w:usb3="00000000" w:csb0="000001FF" w:csb1="00000000"/>
  </w:font>
  <w:font w:name="宋体">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黑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061C0" w14:textId="77777777" w:rsidR="004652CB" w:rsidRDefault="004652CB" w:rsidP="00CE4982">
      <w:r>
        <w:separator/>
      </w:r>
    </w:p>
  </w:footnote>
  <w:footnote w:type="continuationSeparator" w:id="0">
    <w:p w14:paraId="3FC218FC" w14:textId="77777777" w:rsidR="004652CB" w:rsidRDefault="004652CB" w:rsidP="00CE498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24C6555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185814063" o:spid="_x0000_i1025" type="#_x0000_t75" style="width:11.25pt;height:11.25pt;visibility:visible;mso-wrap-style:square">
            <v:imagedata r:id="rId1" o:title=""/>
          </v:shape>
        </w:pict>
      </mc:Choice>
      <mc:Fallback>
        <w:drawing>
          <wp:inline distT="0" distB="0" distL="0" distR="0" wp14:anchorId="1F3B9919" wp14:editId="4C6D0DB4">
            <wp:extent cx="142875" cy="142875"/>
            <wp:effectExtent l="0" t="0" r="0" b="0"/>
            <wp:docPr id="1185814063" name="图片 1185814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mc:Fallback>
    </mc:AlternateContent>
  </w:numPicBullet>
  <w:abstractNum w:abstractNumId="0" w15:restartNumberingAfterBreak="0">
    <w:nsid w:val="1D376EE2"/>
    <w:multiLevelType w:val="hybridMultilevel"/>
    <w:tmpl w:val="656EC6AC"/>
    <w:lvl w:ilvl="0" w:tplc="C6FA1718">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24940050"/>
    <w:multiLevelType w:val="hybridMultilevel"/>
    <w:tmpl w:val="EAD81088"/>
    <w:lvl w:ilvl="0" w:tplc="4B72D092">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 w15:restartNumberingAfterBreak="0">
    <w:nsid w:val="31EF615E"/>
    <w:multiLevelType w:val="hybridMultilevel"/>
    <w:tmpl w:val="46C2FDBE"/>
    <w:lvl w:ilvl="0" w:tplc="59B8526A">
      <w:start w:val="1"/>
      <w:numFmt w:val="decimal"/>
      <w:lvlText w:val="[%1]"/>
      <w:lvlJc w:val="left"/>
      <w:pPr>
        <w:ind w:left="869" w:hanging="420"/>
      </w:pPr>
      <w:rPr>
        <w:rFonts w:hint="eastAsia"/>
      </w:rPr>
    </w:lvl>
    <w:lvl w:ilvl="1" w:tplc="04090019" w:tentative="1">
      <w:start w:val="1"/>
      <w:numFmt w:val="lowerLetter"/>
      <w:lvlText w:val="%2)"/>
      <w:lvlJc w:val="left"/>
      <w:pPr>
        <w:ind w:left="1289" w:hanging="420"/>
      </w:pPr>
    </w:lvl>
    <w:lvl w:ilvl="2" w:tplc="0409001B" w:tentative="1">
      <w:start w:val="1"/>
      <w:numFmt w:val="lowerRoman"/>
      <w:lvlText w:val="%3."/>
      <w:lvlJc w:val="right"/>
      <w:pPr>
        <w:ind w:left="1709" w:hanging="420"/>
      </w:pPr>
    </w:lvl>
    <w:lvl w:ilvl="3" w:tplc="0409000F" w:tentative="1">
      <w:start w:val="1"/>
      <w:numFmt w:val="decimal"/>
      <w:lvlText w:val="%4."/>
      <w:lvlJc w:val="left"/>
      <w:pPr>
        <w:ind w:left="2129" w:hanging="420"/>
      </w:pPr>
    </w:lvl>
    <w:lvl w:ilvl="4" w:tplc="04090019" w:tentative="1">
      <w:start w:val="1"/>
      <w:numFmt w:val="lowerLetter"/>
      <w:lvlText w:val="%5)"/>
      <w:lvlJc w:val="left"/>
      <w:pPr>
        <w:ind w:left="2549" w:hanging="420"/>
      </w:pPr>
    </w:lvl>
    <w:lvl w:ilvl="5" w:tplc="0409001B" w:tentative="1">
      <w:start w:val="1"/>
      <w:numFmt w:val="lowerRoman"/>
      <w:lvlText w:val="%6."/>
      <w:lvlJc w:val="right"/>
      <w:pPr>
        <w:ind w:left="2969" w:hanging="420"/>
      </w:pPr>
    </w:lvl>
    <w:lvl w:ilvl="6" w:tplc="0409000F" w:tentative="1">
      <w:start w:val="1"/>
      <w:numFmt w:val="decimal"/>
      <w:lvlText w:val="%7."/>
      <w:lvlJc w:val="left"/>
      <w:pPr>
        <w:ind w:left="3389" w:hanging="420"/>
      </w:pPr>
    </w:lvl>
    <w:lvl w:ilvl="7" w:tplc="04090019" w:tentative="1">
      <w:start w:val="1"/>
      <w:numFmt w:val="lowerLetter"/>
      <w:lvlText w:val="%8)"/>
      <w:lvlJc w:val="left"/>
      <w:pPr>
        <w:ind w:left="3809" w:hanging="420"/>
      </w:pPr>
    </w:lvl>
    <w:lvl w:ilvl="8" w:tplc="0409001B" w:tentative="1">
      <w:start w:val="1"/>
      <w:numFmt w:val="lowerRoman"/>
      <w:lvlText w:val="%9."/>
      <w:lvlJc w:val="right"/>
      <w:pPr>
        <w:ind w:left="4229" w:hanging="420"/>
      </w:pPr>
    </w:lvl>
  </w:abstractNum>
  <w:abstractNum w:abstractNumId="3" w15:restartNumberingAfterBreak="0">
    <w:nsid w:val="3A5E7659"/>
    <w:multiLevelType w:val="multilevel"/>
    <w:tmpl w:val="167A8506"/>
    <w:lvl w:ilvl="0">
      <w:start w:val="1"/>
      <w:numFmt w:val="decimal"/>
      <w:lvlText w:val="[%1]"/>
      <w:lvlJc w:val="left"/>
      <w:pPr>
        <w:ind w:left="420" w:hanging="420"/>
      </w:pPr>
      <w:rPr>
        <w:rFonts w:hint="eastAsia"/>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 w15:restartNumberingAfterBreak="0">
    <w:nsid w:val="466A0147"/>
    <w:multiLevelType w:val="multilevel"/>
    <w:tmpl w:val="60D6804E"/>
    <w:lvl w:ilvl="0">
      <w:start w:val="1"/>
      <w:numFmt w:val="bullet"/>
      <w:lvlText w:val=""/>
      <w:lvlPicBulletId w:val="0"/>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5" w15:restartNumberingAfterBreak="0">
    <w:nsid w:val="677D7334"/>
    <w:multiLevelType w:val="multilevel"/>
    <w:tmpl w:val="D9CE5FC0"/>
    <w:lvl w:ilvl="0">
      <w:start w:val="1"/>
      <w:numFmt w:val="decimal"/>
      <w:lvlText w:val="[%1]"/>
      <w:lvlJc w:val="left"/>
      <w:pPr>
        <w:ind w:left="1200" w:hanging="420"/>
      </w:pPr>
      <w:rPr>
        <w:rFonts w:ascii="Times New Roman" w:hAnsi="Times New Roman" w:cs="Times New Roman" w:hint="default"/>
      </w:rPr>
    </w:lvl>
    <w:lvl w:ilvl="1">
      <w:start w:val="1"/>
      <w:numFmt w:val="bullet"/>
      <w:lvlText w:val=""/>
      <w:lvlJc w:val="left"/>
      <w:pPr>
        <w:ind w:left="1620" w:hanging="420"/>
      </w:pPr>
      <w:rPr>
        <w:rFonts w:ascii="Wingdings" w:hAnsi="Wingdings" w:hint="default"/>
      </w:rPr>
    </w:lvl>
    <w:lvl w:ilvl="2">
      <w:start w:val="1"/>
      <w:numFmt w:val="bullet"/>
      <w:lvlText w:val=""/>
      <w:lvlJc w:val="left"/>
      <w:pPr>
        <w:ind w:left="2040" w:hanging="420"/>
      </w:pPr>
      <w:rPr>
        <w:rFonts w:ascii="Wingdings" w:hAnsi="Wingdings" w:hint="default"/>
      </w:rPr>
    </w:lvl>
    <w:lvl w:ilvl="3">
      <w:start w:val="1"/>
      <w:numFmt w:val="bullet"/>
      <w:lvlText w:val=""/>
      <w:lvlJc w:val="left"/>
      <w:pPr>
        <w:ind w:left="2460" w:hanging="420"/>
      </w:pPr>
      <w:rPr>
        <w:rFonts w:ascii="Wingdings" w:hAnsi="Wingdings" w:hint="default"/>
      </w:rPr>
    </w:lvl>
    <w:lvl w:ilvl="4">
      <w:start w:val="1"/>
      <w:numFmt w:val="bullet"/>
      <w:lvlText w:val=""/>
      <w:lvlJc w:val="left"/>
      <w:pPr>
        <w:ind w:left="2880" w:hanging="420"/>
      </w:pPr>
      <w:rPr>
        <w:rFonts w:ascii="Wingdings" w:hAnsi="Wingdings" w:hint="default"/>
      </w:rPr>
    </w:lvl>
    <w:lvl w:ilvl="5">
      <w:start w:val="1"/>
      <w:numFmt w:val="bullet"/>
      <w:lvlText w:val=""/>
      <w:lvlJc w:val="left"/>
      <w:pPr>
        <w:ind w:left="3300" w:hanging="420"/>
      </w:pPr>
      <w:rPr>
        <w:rFonts w:ascii="Wingdings" w:hAnsi="Wingdings" w:hint="default"/>
      </w:rPr>
    </w:lvl>
    <w:lvl w:ilvl="6">
      <w:start w:val="1"/>
      <w:numFmt w:val="bullet"/>
      <w:lvlText w:val=""/>
      <w:lvlJc w:val="left"/>
      <w:pPr>
        <w:ind w:left="3720" w:hanging="420"/>
      </w:pPr>
      <w:rPr>
        <w:rFonts w:ascii="Wingdings" w:hAnsi="Wingdings" w:hint="default"/>
      </w:rPr>
    </w:lvl>
    <w:lvl w:ilvl="7">
      <w:start w:val="1"/>
      <w:numFmt w:val="bullet"/>
      <w:lvlText w:val=""/>
      <w:lvlJc w:val="left"/>
      <w:pPr>
        <w:ind w:left="4140" w:hanging="420"/>
      </w:pPr>
      <w:rPr>
        <w:rFonts w:ascii="Wingdings" w:hAnsi="Wingdings" w:hint="default"/>
      </w:rPr>
    </w:lvl>
    <w:lvl w:ilvl="8">
      <w:start w:val="1"/>
      <w:numFmt w:val="bullet"/>
      <w:lvlText w:val=""/>
      <w:lvlJc w:val="left"/>
      <w:pPr>
        <w:ind w:left="4560" w:hanging="420"/>
      </w:pPr>
      <w:rPr>
        <w:rFonts w:ascii="Wingdings" w:hAnsi="Wingdings" w:hint="default"/>
      </w:rPr>
    </w:lvl>
  </w:abstractNum>
  <w:abstractNum w:abstractNumId="6" w15:restartNumberingAfterBreak="0">
    <w:nsid w:val="6A16225C"/>
    <w:multiLevelType w:val="multilevel"/>
    <w:tmpl w:val="9AF42E62"/>
    <w:lvl w:ilvl="0">
      <w:start w:val="1"/>
      <w:numFmt w:val="decimal"/>
      <w:lvlText w:val="[%1]"/>
      <w:lvlJc w:val="left"/>
      <w:pPr>
        <w:ind w:left="1200" w:hanging="420"/>
      </w:pPr>
      <w:rPr>
        <w:rFonts w:ascii="Times New Roman" w:hAnsi="Times New Roman" w:cs="Times New Roman" w:hint="default"/>
      </w:rPr>
    </w:lvl>
    <w:lvl w:ilvl="1">
      <w:start w:val="1"/>
      <w:numFmt w:val="bullet"/>
      <w:lvlText w:val=""/>
      <w:lvlJc w:val="left"/>
      <w:pPr>
        <w:ind w:left="1620" w:hanging="420"/>
      </w:pPr>
      <w:rPr>
        <w:rFonts w:ascii="Wingdings" w:hAnsi="Wingdings" w:hint="default"/>
      </w:rPr>
    </w:lvl>
    <w:lvl w:ilvl="2">
      <w:start w:val="1"/>
      <w:numFmt w:val="bullet"/>
      <w:lvlText w:val=""/>
      <w:lvlJc w:val="left"/>
      <w:pPr>
        <w:ind w:left="2040" w:hanging="420"/>
      </w:pPr>
      <w:rPr>
        <w:rFonts w:ascii="Wingdings" w:hAnsi="Wingdings" w:hint="default"/>
      </w:rPr>
    </w:lvl>
    <w:lvl w:ilvl="3">
      <w:start w:val="1"/>
      <w:numFmt w:val="bullet"/>
      <w:lvlText w:val=""/>
      <w:lvlJc w:val="left"/>
      <w:pPr>
        <w:ind w:left="2460" w:hanging="420"/>
      </w:pPr>
      <w:rPr>
        <w:rFonts w:ascii="Wingdings" w:hAnsi="Wingdings" w:hint="default"/>
      </w:rPr>
    </w:lvl>
    <w:lvl w:ilvl="4">
      <w:start w:val="1"/>
      <w:numFmt w:val="bullet"/>
      <w:lvlText w:val=""/>
      <w:lvlJc w:val="left"/>
      <w:pPr>
        <w:ind w:left="2880" w:hanging="420"/>
      </w:pPr>
      <w:rPr>
        <w:rFonts w:ascii="Wingdings" w:hAnsi="Wingdings" w:hint="default"/>
      </w:rPr>
    </w:lvl>
    <w:lvl w:ilvl="5">
      <w:start w:val="1"/>
      <w:numFmt w:val="bullet"/>
      <w:lvlText w:val=""/>
      <w:lvlJc w:val="left"/>
      <w:pPr>
        <w:ind w:left="3300" w:hanging="420"/>
      </w:pPr>
      <w:rPr>
        <w:rFonts w:ascii="Wingdings" w:hAnsi="Wingdings" w:hint="default"/>
      </w:rPr>
    </w:lvl>
    <w:lvl w:ilvl="6">
      <w:start w:val="1"/>
      <w:numFmt w:val="bullet"/>
      <w:lvlText w:val=""/>
      <w:lvlJc w:val="left"/>
      <w:pPr>
        <w:ind w:left="3720" w:hanging="420"/>
      </w:pPr>
      <w:rPr>
        <w:rFonts w:ascii="Wingdings" w:hAnsi="Wingdings" w:hint="default"/>
      </w:rPr>
    </w:lvl>
    <w:lvl w:ilvl="7">
      <w:start w:val="1"/>
      <w:numFmt w:val="bullet"/>
      <w:lvlText w:val=""/>
      <w:lvlJc w:val="left"/>
      <w:pPr>
        <w:ind w:left="4140" w:hanging="420"/>
      </w:pPr>
      <w:rPr>
        <w:rFonts w:ascii="Wingdings" w:hAnsi="Wingdings" w:hint="default"/>
      </w:rPr>
    </w:lvl>
    <w:lvl w:ilvl="8">
      <w:start w:val="1"/>
      <w:numFmt w:val="bullet"/>
      <w:lvlText w:val=""/>
      <w:lvlJc w:val="left"/>
      <w:pPr>
        <w:ind w:left="4560" w:hanging="420"/>
      </w:pPr>
      <w:rPr>
        <w:rFonts w:ascii="Wingdings" w:hAnsi="Wingdings" w:hint="default"/>
      </w:rPr>
    </w:lvl>
  </w:abstractNum>
  <w:abstractNum w:abstractNumId="7" w15:restartNumberingAfterBreak="0">
    <w:nsid w:val="6ACE1D57"/>
    <w:multiLevelType w:val="hybridMultilevel"/>
    <w:tmpl w:val="721C2476"/>
    <w:lvl w:ilvl="0" w:tplc="C6FA1718">
      <w:start w:val="1"/>
      <w:numFmt w:val="decimal"/>
      <w:lvlText w:val="%1."/>
      <w:lvlJc w:val="left"/>
      <w:pPr>
        <w:ind w:left="784" w:hanging="360"/>
      </w:pPr>
      <w:rPr>
        <w:rFonts w:hint="default"/>
      </w:rPr>
    </w:lvl>
    <w:lvl w:ilvl="1" w:tplc="04090019" w:tentative="1">
      <w:start w:val="1"/>
      <w:numFmt w:val="lowerLetter"/>
      <w:lvlText w:val="%2)"/>
      <w:lvlJc w:val="left"/>
      <w:pPr>
        <w:ind w:left="1264" w:hanging="420"/>
      </w:pPr>
    </w:lvl>
    <w:lvl w:ilvl="2" w:tplc="0409001B" w:tentative="1">
      <w:start w:val="1"/>
      <w:numFmt w:val="lowerRoman"/>
      <w:lvlText w:val="%3."/>
      <w:lvlJc w:val="right"/>
      <w:pPr>
        <w:ind w:left="1684" w:hanging="420"/>
      </w:pPr>
    </w:lvl>
    <w:lvl w:ilvl="3" w:tplc="0409000F" w:tentative="1">
      <w:start w:val="1"/>
      <w:numFmt w:val="decimal"/>
      <w:lvlText w:val="%4."/>
      <w:lvlJc w:val="left"/>
      <w:pPr>
        <w:ind w:left="2104" w:hanging="420"/>
      </w:pPr>
    </w:lvl>
    <w:lvl w:ilvl="4" w:tplc="04090019" w:tentative="1">
      <w:start w:val="1"/>
      <w:numFmt w:val="lowerLetter"/>
      <w:lvlText w:val="%5)"/>
      <w:lvlJc w:val="left"/>
      <w:pPr>
        <w:ind w:left="2524" w:hanging="420"/>
      </w:pPr>
    </w:lvl>
    <w:lvl w:ilvl="5" w:tplc="0409001B" w:tentative="1">
      <w:start w:val="1"/>
      <w:numFmt w:val="lowerRoman"/>
      <w:lvlText w:val="%6."/>
      <w:lvlJc w:val="right"/>
      <w:pPr>
        <w:ind w:left="2944" w:hanging="420"/>
      </w:pPr>
    </w:lvl>
    <w:lvl w:ilvl="6" w:tplc="0409000F" w:tentative="1">
      <w:start w:val="1"/>
      <w:numFmt w:val="decimal"/>
      <w:lvlText w:val="%7."/>
      <w:lvlJc w:val="left"/>
      <w:pPr>
        <w:ind w:left="3364" w:hanging="420"/>
      </w:pPr>
    </w:lvl>
    <w:lvl w:ilvl="7" w:tplc="04090019" w:tentative="1">
      <w:start w:val="1"/>
      <w:numFmt w:val="lowerLetter"/>
      <w:lvlText w:val="%8)"/>
      <w:lvlJc w:val="left"/>
      <w:pPr>
        <w:ind w:left="3784" w:hanging="420"/>
      </w:pPr>
    </w:lvl>
    <w:lvl w:ilvl="8" w:tplc="0409001B" w:tentative="1">
      <w:start w:val="1"/>
      <w:numFmt w:val="lowerRoman"/>
      <w:lvlText w:val="%9."/>
      <w:lvlJc w:val="right"/>
      <w:pPr>
        <w:ind w:left="4204" w:hanging="420"/>
      </w:pPr>
    </w:lvl>
  </w:abstractNum>
  <w:abstractNum w:abstractNumId="8" w15:restartNumberingAfterBreak="0">
    <w:nsid w:val="6F0607A9"/>
    <w:multiLevelType w:val="hybridMultilevel"/>
    <w:tmpl w:val="335E2656"/>
    <w:lvl w:ilvl="0" w:tplc="59B8526A">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6FA02C8B"/>
    <w:multiLevelType w:val="hybridMultilevel"/>
    <w:tmpl w:val="F05CB7F8"/>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75EB0361"/>
    <w:multiLevelType w:val="hybridMultilevel"/>
    <w:tmpl w:val="7A9E808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1" w15:restartNumberingAfterBreak="0">
    <w:nsid w:val="77ED0FA2"/>
    <w:multiLevelType w:val="hybridMultilevel"/>
    <w:tmpl w:val="50A4FAD4"/>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15:restartNumberingAfterBreak="0">
    <w:nsid w:val="7C9536AD"/>
    <w:multiLevelType w:val="hybridMultilevel"/>
    <w:tmpl w:val="80C45B9E"/>
    <w:lvl w:ilvl="0" w:tplc="C6FA1718">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520704537">
    <w:abstractNumId w:val="4"/>
  </w:num>
  <w:num w:numId="2" w16cid:durableId="838467751">
    <w:abstractNumId w:val="6"/>
    <w:lvlOverride w:ilvl="0">
      <w:startOverride w:val="1"/>
    </w:lvlOverride>
    <w:lvlOverride w:ilvl="1"/>
    <w:lvlOverride w:ilvl="2"/>
    <w:lvlOverride w:ilvl="3"/>
    <w:lvlOverride w:ilvl="4"/>
    <w:lvlOverride w:ilvl="5"/>
    <w:lvlOverride w:ilvl="6"/>
    <w:lvlOverride w:ilvl="7"/>
    <w:lvlOverride w:ilvl="8"/>
  </w:num>
  <w:num w:numId="3" w16cid:durableId="1713265813">
    <w:abstractNumId w:val="5"/>
    <w:lvlOverride w:ilvl="0">
      <w:startOverride w:val="1"/>
    </w:lvlOverride>
    <w:lvlOverride w:ilvl="1"/>
    <w:lvlOverride w:ilvl="2"/>
    <w:lvlOverride w:ilvl="3"/>
    <w:lvlOverride w:ilvl="4"/>
    <w:lvlOverride w:ilvl="5"/>
    <w:lvlOverride w:ilvl="6"/>
    <w:lvlOverride w:ilvl="7"/>
    <w:lvlOverride w:ilvl="8"/>
  </w:num>
  <w:num w:numId="4" w16cid:durableId="1296957655">
    <w:abstractNumId w:val="2"/>
  </w:num>
  <w:num w:numId="5" w16cid:durableId="526986124">
    <w:abstractNumId w:val="3"/>
  </w:num>
  <w:num w:numId="6" w16cid:durableId="335234421">
    <w:abstractNumId w:val="11"/>
  </w:num>
  <w:num w:numId="7" w16cid:durableId="1691636957">
    <w:abstractNumId w:val="8"/>
  </w:num>
  <w:num w:numId="8" w16cid:durableId="1179933082">
    <w:abstractNumId w:val="10"/>
  </w:num>
  <w:num w:numId="9" w16cid:durableId="1511021623">
    <w:abstractNumId w:val="7"/>
  </w:num>
  <w:num w:numId="10" w16cid:durableId="538053915">
    <w:abstractNumId w:val="1"/>
  </w:num>
  <w:num w:numId="11" w16cid:durableId="1665158586">
    <w:abstractNumId w:val="0"/>
  </w:num>
  <w:num w:numId="12" w16cid:durableId="1399940609">
    <w:abstractNumId w:val="12"/>
  </w:num>
  <w:num w:numId="13" w16cid:durableId="856432954">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ylan Yang">
    <w15:presenceInfo w15:providerId="Windows Live" w15:userId="ff8435f5db6dfcf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A75"/>
    <w:rsid w:val="000E5235"/>
    <w:rsid w:val="00166446"/>
    <w:rsid w:val="001C40C7"/>
    <w:rsid w:val="00284877"/>
    <w:rsid w:val="00296A75"/>
    <w:rsid w:val="003238AC"/>
    <w:rsid w:val="003349F8"/>
    <w:rsid w:val="0037346B"/>
    <w:rsid w:val="00390976"/>
    <w:rsid w:val="003A0C33"/>
    <w:rsid w:val="003C4B35"/>
    <w:rsid w:val="0041574F"/>
    <w:rsid w:val="004652CB"/>
    <w:rsid w:val="004B2619"/>
    <w:rsid w:val="00507B77"/>
    <w:rsid w:val="005649C8"/>
    <w:rsid w:val="00593B84"/>
    <w:rsid w:val="005B5D97"/>
    <w:rsid w:val="00647B3A"/>
    <w:rsid w:val="006F1847"/>
    <w:rsid w:val="007A3D1E"/>
    <w:rsid w:val="00866D9F"/>
    <w:rsid w:val="00900ED1"/>
    <w:rsid w:val="00913227"/>
    <w:rsid w:val="00970121"/>
    <w:rsid w:val="009A7626"/>
    <w:rsid w:val="009C13D3"/>
    <w:rsid w:val="009F78EC"/>
    <w:rsid w:val="00A26291"/>
    <w:rsid w:val="00A5729E"/>
    <w:rsid w:val="00B324A9"/>
    <w:rsid w:val="00B7218B"/>
    <w:rsid w:val="00B87FCD"/>
    <w:rsid w:val="00BE0E56"/>
    <w:rsid w:val="00C555B2"/>
    <w:rsid w:val="00C57A62"/>
    <w:rsid w:val="00CE18D3"/>
    <w:rsid w:val="00CE4982"/>
    <w:rsid w:val="00DB1896"/>
    <w:rsid w:val="00DE74D2"/>
    <w:rsid w:val="00E5771B"/>
    <w:rsid w:val="00EE301B"/>
    <w:rsid w:val="00F64674"/>
    <w:rsid w:val="00FB6391"/>
    <w:rsid w:val="00FE2E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90B554"/>
  <w15:chartTrackingRefBased/>
  <w15:docId w15:val="{ADE3A086-2C76-40C8-BF4C-5B3A88CCD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96A75"/>
    <w:rPr>
      <w:rFonts w:ascii="Calibri" w:eastAsia="宋体" w:hAnsi="Calibri" w:cs="Calibri"/>
      <w:kern w:val="0"/>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99"/>
    <w:unhideWhenUsed/>
    <w:rsid w:val="00296A75"/>
    <w:pPr>
      <w:widowControl w:val="0"/>
      <w:autoSpaceDE w:val="0"/>
      <w:autoSpaceDN w:val="0"/>
      <w:spacing w:before="100" w:beforeAutospacing="1" w:after="100" w:afterAutospacing="1"/>
      <w:ind w:left="300"/>
    </w:pPr>
    <w:rPr>
      <w:rFonts w:ascii="Times New Roman" w:hAnsi="Times New Roman" w:cs="Times New Roman"/>
    </w:rPr>
  </w:style>
  <w:style w:type="character" w:customStyle="1" w:styleId="a4">
    <w:name w:val="正文文本 字符"/>
    <w:basedOn w:val="a0"/>
    <w:link w:val="a3"/>
    <w:uiPriority w:val="99"/>
    <w:rsid w:val="00296A75"/>
    <w:rPr>
      <w:rFonts w:ascii="Times New Roman" w:eastAsia="宋体" w:hAnsi="Times New Roman" w:cs="Times New Roman"/>
      <w:kern w:val="0"/>
      <w:sz w:val="24"/>
      <w:szCs w:val="24"/>
    </w:rPr>
  </w:style>
  <w:style w:type="paragraph" w:styleId="a5">
    <w:name w:val="List Paragraph"/>
    <w:basedOn w:val="a"/>
    <w:uiPriority w:val="34"/>
    <w:qFormat/>
    <w:rsid w:val="00296A75"/>
    <w:pPr>
      <w:kinsoku w:val="0"/>
      <w:autoSpaceDE w:val="0"/>
      <w:autoSpaceDN w:val="0"/>
      <w:adjustRightInd w:val="0"/>
      <w:snapToGrid w:val="0"/>
      <w:ind w:firstLineChars="200" w:firstLine="420"/>
      <w:textAlignment w:val="baseline"/>
    </w:pPr>
    <w:rPr>
      <w:rFonts w:ascii="Arial" w:eastAsiaTheme="minorEastAsia" w:hAnsi="Arial" w:cs="Arial"/>
      <w:noProof/>
      <w:snapToGrid w:val="0"/>
      <w:color w:val="000000"/>
      <w:sz w:val="21"/>
      <w:szCs w:val="21"/>
    </w:rPr>
  </w:style>
  <w:style w:type="paragraph" w:styleId="a6">
    <w:name w:val="header"/>
    <w:basedOn w:val="a"/>
    <w:link w:val="a7"/>
    <w:uiPriority w:val="99"/>
    <w:unhideWhenUsed/>
    <w:rsid w:val="00CE4982"/>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CE4982"/>
    <w:rPr>
      <w:rFonts w:ascii="Calibri" w:eastAsia="宋体" w:hAnsi="Calibri" w:cs="Calibri"/>
      <w:kern w:val="0"/>
      <w:sz w:val="18"/>
      <w:szCs w:val="18"/>
    </w:rPr>
  </w:style>
  <w:style w:type="paragraph" w:styleId="a8">
    <w:name w:val="footer"/>
    <w:basedOn w:val="a"/>
    <w:link w:val="a9"/>
    <w:uiPriority w:val="99"/>
    <w:unhideWhenUsed/>
    <w:rsid w:val="00CE4982"/>
    <w:pPr>
      <w:tabs>
        <w:tab w:val="center" w:pos="4153"/>
        <w:tab w:val="right" w:pos="8306"/>
      </w:tabs>
      <w:snapToGrid w:val="0"/>
    </w:pPr>
    <w:rPr>
      <w:sz w:val="18"/>
      <w:szCs w:val="18"/>
    </w:rPr>
  </w:style>
  <w:style w:type="character" w:customStyle="1" w:styleId="a9">
    <w:name w:val="页脚 字符"/>
    <w:basedOn w:val="a0"/>
    <w:link w:val="a8"/>
    <w:uiPriority w:val="99"/>
    <w:rsid w:val="00CE4982"/>
    <w:rPr>
      <w:rFonts w:ascii="Calibri" w:eastAsia="宋体" w:hAnsi="Calibri" w:cs="Calibri"/>
      <w:kern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7200502">
      <w:bodyDiv w:val="1"/>
      <w:marLeft w:val="0"/>
      <w:marRight w:val="0"/>
      <w:marTop w:val="0"/>
      <w:marBottom w:val="0"/>
      <w:divBdr>
        <w:top w:val="none" w:sz="0" w:space="0" w:color="auto"/>
        <w:left w:val="none" w:sz="0" w:space="0" w:color="auto"/>
        <w:bottom w:val="none" w:sz="0" w:space="0" w:color="auto"/>
        <w:right w:val="none" w:sz="0" w:space="0" w:color="auto"/>
      </w:divBdr>
    </w:div>
    <w:div w:id="1719696397">
      <w:bodyDiv w:val="1"/>
      <w:marLeft w:val="0"/>
      <w:marRight w:val="0"/>
      <w:marTop w:val="0"/>
      <w:marBottom w:val="0"/>
      <w:divBdr>
        <w:top w:val="none" w:sz="0" w:space="0" w:color="auto"/>
        <w:left w:val="none" w:sz="0" w:space="0" w:color="auto"/>
        <w:bottom w:val="none" w:sz="0" w:space="0" w:color="auto"/>
        <w:right w:val="none" w:sz="0" w:space="0" w:color="auto"/>
      </w:divBdr>
    </w:div>
    <w:div w:id="1878471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microsoft.com/office/2011/relationships/people" Target="people.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70D936-6726-4E37-AC7E-3EE65DD6DE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2126</TotalTime>
  <Pages>1</Pages>
  <Words>285</Words>
  <Characters>1627</Characters>
  <Application>Microsoft Office Word</Application>
  <DocSecurity>0</DocSecurity>
  <Lines>13</Lines>
  <Paragraphs>3</Paragraphs>
  <ScaleCrop>false</ScaleCrop>
  <Company/>
  <LinksUpToDate>false</LinksUpToDate>
  <CharactersWithSpaces>1909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Yang</dc:creator>
  <cp:keywords/>
  <dc:description/>
  <cp:lastModifiedBy>Dylan Yang</cp:lastModifiedBy>
  <cp:revision>18</cp:revision>
  <dcterms:created xsi:type="dcterms:W3CDTF">2024-12-08T03:40:00Z</dcterms:created>
  <dcterms:modified xsi:type="dcterms:W3CDTF">2025-03-27T03:15:00Z</dcterms:modified>
</cp:coreProperties>
</file>